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C2EC57" w14:textId="77777777" w:rsidR="00997809" w:rsidRPr="00C14570" w:rsidRDefault="00997809" w:rsidP="00997809">
      <w:pPr>
        <w:ind w:left="0"/>
        <w:rPr>
          <w:b/>
        </w:rPr>
      </w:pPr>
      <w:r>
        <w:rPr>
          <w:b/>
        </w:rPr>
        <w:t>Persistent bill and corolla matching despite shifting temporal resources in tropical hummingbird-plant interactions</w:t>
      </w:r>
    </w:p>
    <w:p w14:paraId="72F17508" w14:textId="77777777" w:rsidR="00997809" w:rsidRPr="00C14570" w:rsidRDefault="00997809" w:rsidP="00997809">
      <w:pPr>
        <w:ind w:left="0"/>
      </w:pPr>
      <w:r w:rsidRPr="00C14570">
        <w:t>MS submitted to Ecology Letters in the “Letters” category.</w:t>
      </w:r>
      <w:r w:rsidRPr="00C14570">
        <w:rPr>
          <w:noProof/>
        </w:rPr>
        <w:t xml:space="preserve"> </w:t>
      </w:r>
    </w:p>
    <w:p w14:paraId="3423B349" w14:textId="77777777" w:rsidR="00997809" w:rsidRPr="00C14570" w:rsidRDefault="00997809" w:rsidP="00997809">
      <w:pPr>
        <w:ind w:left="0"/>
      </w:pPr>
      <w:r w:rsidRPr="00C14570">
        <w:t xml:space="preserve">Ben G. Weinstein, corresponding author, email: </w:t>
      </w:r>
      <w:hyperlink r:id="rId7" w:history="1">
        <w:r w:rsidRPr="00C14570">
          <w:rPr>
            <w:rStyle w:val="Hyperlink"/>
            <w:bCs/>
          </w:rPr>
          <w:t>benjamin.weinstein@stonybrook.edu</w:t>
        </w:r>
      </w:hyperlink>
      <w:r w:rsidRPr="00C14570">
        <w:tab/>
      </w:r>
    </w:p>
    <w:p w14:paraId="58A1C944" w14:textId="77777777" w:rsidR="00997809" w:rsidRPr="00C14570" w:rsidRDefault="00997809" w:rsidP="00997809">
      <w:pPr>
        <w:ind w:left="0"/>
      </w:pPr>
      <w:r w:rsidRPr="00C14570">
        <w:t>Department of Ecology and Evolution, Stony Brook University, Stony Brook, New York 11794; USA</w:t>
      </w:r>
    </w:p>
    <w:p w14:paraId="51B3160F" w14:textId="77777777" w:rsidR="00997809" w:rsidRPr="00C14570" w:rsidRDefault="00997809" w:rsidP="00997809">
      <w:pPr>
        <w:ind w:left="0"/>
        <w:rPr>
          <w:rStyle w:val="Hyperlink"/>
        </w:rPr>
      </w:pPr>
      <w:r w:rsidRPr="00C14570">
        <w:t xml:space="preserve">Catherine H. Graham, email: </w:t>
      </w:r>
      <w:hyperlink r:id="rId8" w:history="1">
        <w:r w:rsidRPr="00C14570">
          <w:rPr>
            <w:rStyle w:val="Hyperlink"/>
            <w:bCs/>
          </w:rPr>
          <w:t>Catherine.Graham@stonybrook.edu</w:t>
        </w:r>
      </w:hyperlink>
    </w:p>
    <w:p w14:paraId="5E622DEA" w14:textId="77777777" w:rsidR="00997809" w:rsidRPr="00C14570" w:rsidRDefault="00997809" w:rsidP="00997809">
      <w:pPr>
        <w:ind w:left="0"/>
      </w:pPr>
      <w:r w:rsidRPr="00C14570">
        <w:t>Department of Ecology and Evolution, Stony Brook University, Stony Brook, New York 11794; USA</w:t>
      </w:r>
    </w:p>
    <w:p w14:paraId="77885C7F" w14:textId="77777777" w:rsidR="00997809" w:rsidRPr="00C14570" w:rsidRDefault="00997809" w:rsidP="00997809">
      <w:pPr>
        <w:ind w:left="0"/>
      </w:pPr>
      <w:r w:rsidRPr="00C14570">
        <w:t>Running Title: Hummingbird trait-matching and available resources</w:t>
      </w:r>
    </w:p>
    <w:p w14:paraId="455162F5" w14:textId="77777777" w:rsidR="00997809" w:rsidRPr="00C14570" w:rsidRDefault="00997809" w:rsidP="00997809">
      <w:pPr>
        <w:ind w:left="0"/>
      </w:pPr>
      <w:r>
        <w:t>Abstract Length: 149</w:t>
      </w:r>
    </w:p>
    <w:p w14:paraId="5E4E1D5B" w14:textId="77777777" w:rsidR="00997809" w:rsidRPr="00C14570" w:rsidRDefault="00997809" w:rsidP="00997809">
      <w:pPr>
        <w:ind w:left="0"/>
      </w:pPr>
      <w:r>
        <w:t>Main Text Length: 4710</w:t>
      </w:r>
    </w:p>
    <w:p w14:paraId="75C9096B" w14:textId="77777777" w:rsidR="00997809" w:rsidRPr="00C14570" w:rsidRDefault="00997809" w:rsidP="00997809">
      <w:pPr>
        <w:ind w:left="0"/>
      </w:pPr>
      <w:r w:rsidRPr="00C14570">
        <w:t xml:space="preserve">Number of References: </w:t>
      </w:r>
      <w:r>
        <w:t>61</w:t>
      </w:r>
    </w:p>
    <w:p w14:paraId="3C7B3426" w14:textId="77777777" w:rsidR="00997809" w:rsidRPr="00C14570" w:rsidRDefault="00997809" w:rsidP="00997809">
      <w:pPr>
        <w:ind w:left="0"/>
      </w:pPr>
      <w:r w:rsidRPr="00C14570">
        <w:t>Number of Figures: 6</w:t>
      </w:r>
    </w:p>
    <w:p w14:paraId="5D8C6D65" w14:textId="77777777" w:rsidR="00997809" w:rsidRPr="00C14570" w:rsidRDefault="00997809" w:rsidP="00997809">
      <w:pPr>
        <w:ind w:left="0"/>
      </w:pPr>
      <w:r w:rsidRPr="00C14570">
        <w:t>Authorship: BW, CG developed the conceptual ideas for the MS; BW conducted the analyses; BW and CG wrote the MS.</w:t>
      </w:r>
    </w:p>
    <w:p w14:paraId="6F4DA27E" w14:textId="77777777" w:rsidR="00997809" w:rsidRPr="0014654E" w:rsidRDefault="00997809" w:rsidP="00997809">
      <w:pPr>
        <w:ind w:left="0"/>
      </w:pPr>
      <w:r w:rsidRPr="00C14570">
        <w:t>Keywords: Co-evolution</w:t>
      </w:r>
      <w:r w:rsidRPr="00C14570">
        <w:rPr>
          <w:rStyle w:val="Heading1Char"/>
        </w:rPr>
        <w:t xml:space="preserve">, </w:t>
      </w:r>
      <w:r w:rsidRPr="00C14570">
        <w:t>E</w:t>
      </w:r>
      <w:r>
        <w:t>cuador, Hummingbirds, Networks</w:t>
      </w:r>
      <w:r w:rsidRPr="00C14570">
        <w:t>, Species Interactions</w:t>
      </w:r>
    </w:p>
    <w:p w14:paraId="105F9DB5" w14:textId="77777777" w:rsidR="00997809" w:rsidRPr="0014654E" w:rsidRDefault="00997809" w:rsidP="00997809">
      <w:pPr>
        <w:ind w:left="0"/>
      </w:pPr>
      <w:r w:rsidRPr="0014654E">
        <w:t>Data Accessibility:</w:t>
      </w:r>
    </w:p>
    <w:p w14:paraId="79307A34" w14:textId="7D268A98" w:rsidR="00997809" w:rsidRPr="0014654E" w:rsidRDefault="00997809" w:rsidP="00997809">
      <w:pPr>
        <w:ind w:left="0"/>
      </w:pPr>
      <w:r w:rsidRPr="0014654E">
        <w:t xml:space="preserve">Should the manuscript be accepted, the data supporting the results will be archived in an appropriate public repository such as Dryad or </w:t>
      </w:r>
      <w:proofErr w:type="spellStart"/>
      <w:r w:rsidRPr="0014654E">
        <w:t>Figshare</w:t>
      </w:r>
      <w:proofErr w:type="spellEnd"/>
      <w:r w:rsidRPr="0014654E">
        <w:t xml:space="preserve"> and the data DOI will be included at the end of the article.</w:t>
      </w:r>
      <w:r w:rsidRPr="0014654E">
        <w:rPr>
          <w:b/>
          <w:bCs/>
        </w:rPr>
        <w:br w:type="page"/>
      </w:r>
      <w:bookmarkStart w:id="0" w:name="introduction"/>
    </w:p>
    <w:p w14:paraId="53CD0F75" w14:textId="77777777" w:rsidR="00997809" w:rsidRPr="00C14570" w:rsidRDefault="00997809" w:rsidP="00997809">
      <w:pPr>
        <w:pStyle w:val="Heading1"/>
      </w:pPr>
      <w:r w:rsidRPr="00C14570">
        <w:lastRenderedPageBreak/>
        <w:t>Abstract</w:t>
      </w:r>
    </w:p>
    <w:p w14:paraId="7CD6CB00" w14:textId="29EF7C25" w:rsidR="00997809" w:rsidRPr="00984F4A" w:rsidRDefault="00997809" w:rsidP="005A1C98">
      <w:pPr>
        <w:tabs>
          <w:tab w:val="left" w:pos="4590"/>
        </w:tabs>
        <w:ind w:left="0"/>
      </w:pPr>
      <w:r>
        <w:t>By specializing on specific resources, species may evolve advantageous morphologies to increase the efficiency of nutrient acquisition.</w:t>
      </w:r>
      <w:r w:rsidRPr="00C14570">
        <w:t xml:space="preserve"> </w:t>
      </w:r>
      <w:r>
        <w:t>However,</w:t>
      </w:r>
      <w:r w:rsidRPr="00C14570">
        <w:t xml:space="preserve"> many </w:t>
      </w:r>
      <w:r>
        <w:t>specialists face annual variation in resource availability and composition. Whether morphological specialists can respond to changes in resources depends on the composition of the resource pulses, the costs of foraging on resources that do not match the consumer’s feeding morphology, and the strengt</w:t>
      </w:r>
      <w:r w:rsidR="004250D1">
        <w:t>h of interspecific competition. Using time-lapse cameras, we collected data on</w:t>
      </w:r>
      <w:r w:rsidR="000357DF">
        <w:t xml:space="preserve"> the matching between</w:t>
      </w:r>
      <w:r w:rsidR="004250D1">
        <w:t xml:space="preserve"> </w:t>
      </w:r>
      <w:r w:rsidR="000357DF">
        <w:t xml:space="preserve">hummingbird bill and plant corolla lengths </w:t>
      </w:r>
      <w:del w:id="1" w:author="Catherine Graham" w:date="2016-12-06T09:55:00Z">
        <w:r w:rsidR="004250D1" w:rsidDel="007F0E12">
          <w:delText xml:space="preserve">during </w:delText>
        </w:r>
      </w:del>
      <w:ins w:id="2" w:author="Catherine Graham" w:date="2016-12-06T09:55:00Z">
        <w:r w:rsidR="007F0E12">
          <w:t xml:space="preserve">across </w:t>
        </w:r>
      </w:ins>
      <w:r w:rsidR="004250D1">
        <w:t xml:space="preserve">seasonal variation in flower availability and morphology. </w:t>
      </w:r>
      <w:commentRangeStart w:id="3"/>
      <w:del w:id="4" w:author="Catherine Graham" w:date="2016-12-06T09:56:00Z">
        <w:r w:rsidR="004250D1" w:rsidDel="007F0E12">
          <w:delText xml:space="preserve">Using </w:delText>
        </w:r>
        <w:r w:rsidDel="007F0E12">
          <w:delText>a hierarchical Bayesian approach</w:delText>
        </w:r>
      </w:del>
      <w:commentRangeEnd w:id="3"/>
      <w:r w:rsidR="007F0E12">
        <w:rPr>
          <w:rStyle w:val="CommentReference"/>
        </w:rPr>
        <w:commentReference w:id="3"/>
      </w:r>
      <w:del w:id="5" w:author="Catherine Graham" w:date="2016-12-06T09:56:00Z">
        <w:r w:rsidR="004250D1" w:rsidDel="007F0E12">
          <w:delText xml:space="preserve">, </w:delText>
        </w:r>
      </w:del>
      <w:ins w:id="6" w:author="Catherine Graham" w:date="2016-12-06T09:56:00Z">
        <w:r w:rsidR="007F0E12">
          <w:t>W</w:t>
        </w:r>
      </w:ins>
      <w:del w:id="7" w:author="Catherine Graham" w:date="2016-12-06T09:56:00Z">
        <w:r w:rsidR="004250D1" w:rsidDel="007F0E12">
          <w:delText>w</w:delText>
        </w:r>
      </w:del>
      <w:r w:rsidR="004250D1">
        <w:t>e differentiated interactions that were detected, non-detected, and could not occur based on overlap in elevation ranges</w:t>
      </w:r>
      <w:ins w:id="8" w:author="Catherine Graham" w:date="2016-12-06T09:56:00Z">
        <w:r w:rsidR="007F0E12">
          <w:t xml:space="preserve"> using a hierarchical Bayesian approach</w:t>
        </w:r>
      </w:ins>
      <w:r w:rsidR="004250D1">
        <w:t xml:space="preserve">. </w:t>
      </w:r>
      <w:r>
        <w:t xml:space="preserve">We found that despite seasonal changes in </w:t>
      </w:r>
      <w:r w:rsidR="000357DF">
        <w:t>the morphology of available</w:t>
      </w:r>
      <w:r>
        <w:t xml:space="preserve"> corollas, hummingbirds </w:t>
      </w:r>
      <w:r w:rsidR="00B35477">
        <w:t xml:space="preserve">consistently </w:t>
      </w:r>
      <w:r>
        <w:t xml:space="preserve">preferred foraging on flowers which matched their bill lengths, leading to low niche overlap among morphologically different species. </w:t>
      </w:r>
      <w:r w:rsidRPr="007F0E12">
        <w:rPr>
          <w:highlight w:val="yellow"/>
          <w:rPrChange w:id="9" w:author="Catherine Graham" w:date="2016-12-06T09:59:00Z">
            <w:rPr/>
          </w:rPrChange>
        </w:rPr>
        <w:t>These results suggest that despite perceived costs of searching for rare and more specialized resources, hummingbirds maintain their resource niches throughout the year.</w:t>
      </w:r>
      <w:r>
        <w:t xml:space="preserve"> This </w:t>
      </w:r>
      <w:ins w:id="10" w:author="Catherine Graham" w:date="2016-12-06T09:57:00Z">
        <w:r w:rsidR="007F0E12">
          <w:t xml:space="preserve">pattern </w:t>
        </w:r>
      </w:ins>
      <w:r>
        <w:t xml:space="preserve">is consistent with strong tradeoffs in foraging efficiency and high interspecific competition, and highlights the contribution of tropical niche partitioning to local diversity. </w:t>
      </w:r>
      <w:r w:rsidRPr="00984F4A">
        <w:br w:type="page"/>
      </w:r>
    </w:p>
    <w:p w14:paraId="5736B47D" w14:textId="77777777" w:rsidR="00997809" w:rsidRPr="00C14570" w:rsidRDefault="00997809" w:rsidP="00997809">
      <w:pPr>
        <w:pStyle w:val="Heading1"/>
      </w:pPr>
      <w:r w:rsidRPr="00C14570">
        <w:lastRenderedPageBreak/>
        <w:t>Introduction</w:t>
      </w:r>
    </w:p>
    <w:bookmarkEnd w:id="0"/>
    <w:p w14:paraId="68B6F20E" w14:textId="6F6D502E" w:rsidR="00997809" w:rsidRDefault="00997809" w:rsidP="00997809">
      <w:pPr>
        <w:ind w:left="0"/>
      </w:pPr>
      <w:r>
        <w:t xml:space="preserve">Diet specialization, the use of a subset of available resources, </w:t>
      </w:r>
      <w:r w:rsidRPr="00B50831">
        <w:t>is</w:t>
      </w:r>
      <w:r>
        <w:t xml:space="preserve"> considered one of the major mechanisms permitting species co-occurrence through reduced niche overlap </w:t>
      </w:r>
      <w:r w:rsidRPr="00B50831">
        <w:fldChar w:fldCharType="begin" w:fldLock="1"/>
      </w:r>
      <w:r>
        <w:instrText>ADDIN CSL_CITATION { "citationItems" : [ { "id" : "ITEM-1", "itemData" : { "DOI" : "10.1146/annurev.ecolsys.31.1.343", "ISBN" : "0309051908", "ISSN" : "0066-4162", "PMID" : "10966460", "abstract" : "The focus of most ideas on diversity maintenance is species coexis- tence, which may be stable or unstable. Stable coexistence can be quantified by the long-term rates at which community members recover from low density. Quantifica- tion shows that coexistence mechanisms function in two major ways: They may be (a) equalizing because they tend to minimize average fitness differences between species, or (b) stabilizing because they tend to increase negative intraspecific inter- actions relative to negative interspecific interactions. Stabilizing mechanisms are es- 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 istence invite a broader view of diversity maintenance incorporating species turnover",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"http://www.mendeley.com/documents/?uuid=76647346-29d3-4cff-a002-409e40b4b7df" ] }, { "id" : "ITEM-2", "itemData" : { "DOI" : "10.1038/nature08251", "ISBN" : "1476-4687 (Electronic)\\n0028-0836 (Linking)", "ISSN" : "1476-4687", "PMID" : "19675568", "abstract" : "Ecological communities characteristically contain a wide diversity of species with important functional, economic and aesthetic value. Ecologists have long questioned how this diversity is maintained. Classic theory shows that stable coexistence requires competitors to differ in their niches; this has motivated numerous investigations of ecological differences presumed to maintain diversity. That niche differences are key to coexistence, however, has recently been challenged by the neutral theory of biodiversity, which explains coexistence with the equivalence of competitors. The ensuing controversy has motivated calls for a better understanding of the collective importance of niche differences for the diversity observed in ecological communities. Here we integrate theory and experimentation to show that niche differences collectively stabilize the dynamics of experimental communities of serpentine annual plants. We used field-parameterized population models to develop a null expectation for community dynamics without the stabilizing effects of niche differences. The population growth rates predicted by this null model varied by several orders of magnitude between species, which is sufficient for rapid competitive exclusion. Moreover, after two generations of community change in the field, Shannon diversity was over 50 per cent greater in communities stabilized by niche differences relative to those exhibiting dynamics predicted by the null model. Finally, in an experiment manipulating species' relative abundances, population growth rates increased when species became rare--the demographic signature of niche differences. Our work thus provides strong evidence that species differences have a critical role in stabilizing species diversity.", "author" : [ { "dropping-particle" : "", "family" : "Levine", "given" : "Jonathan M", "non-dropping-particle" : "", "parse-names" : false, "suffix" : "" }, { "dropping-particle" : "", "family" : "HilleRisLambers", "given" : "Janneke", "non-dropping-particle" : "", "parse-names" : false, "suffix" : "" } ], "container-title" : "Nature", "id" : "ITEM-2", "issue" : "7261", "issued" : { "date-parts" : [ [ "2009" ] ] }, "page" : "254-7", "publisher" : "Nature Publishing Group", "title" : "The importance of niches for the maintenance of species diversity.", "type" : "article-journal", "volume" : "461" }, "uris" : [ "http://www.mendeley.com/documents/?uuid=89395a04-9010-4d74-970c-42b7944348b9" ] }, { "id" : "ITEM-3", "itemData" : { "DOI" : "10.1126/science.79.2036.16-a", "ISBN" : "1095-9203 (Electronic)\\r0036-8075 (Linking)", "ISSN" : "0036-8075", "PMID" : "17821472", "abstract" : "Historical experiments with Paramecium and Didinium for competition and predation", "author" : [ { "dropping-particle" : "", "family" : "Gause", "given" : "G F", "non-dropping-particle" : "", "parse-names" : false, "suffix" : "" } ], "container-title" : "Science (New York, N.Y.)", "id" : "ITEM-3", "issue" : "2036", "issued" : { "date-parts" : [ [ "1934" ] ] }, "page" : "16-17", "title" : "Experimental Analysis of Vito Volterra'S Mathematical Theory of the Struggle for Existence.", "type" : "article-journal", "volume" : "79" }, "uris" : [ "http://www.mendeley.com/documents/?uuid=48735186-ce0b-4a26-98e8-521e32b30bf5" ] }, { "id" : "ITEM-4", "itemData" : { "author" : [ { "dropping-particle" : "", "family" : "MacArthur", "given" : "RH", "non-dropping-particle" : "", "parse-names" : false, "suffix" : "" } ], "container-title" : "Ecology", "id" : "ITEM-4", "issue" : "4", "issued" : { "date-parts" : [ [ "1958" ] ] }, "page" : "599-619", "title" : "Population ecology of some warblers of northeastern coniferous forests", "type" : "article-journal", "volume" : "39" }, "uris" : [ "http://www.mendeley.com/documents/?uuid=0f5d351e-c167-467e-b9f1-9c4364a90be1" ] } ], "mendeley" : { "formattedCitation" : "(Gause 1934; MacArthur 1958; Chesson 2000; Levine &amp; HilleRisLambers 2009)", "plainTextFormattedCitation" : "(Gause 1934; MacArthur 1958; Chesson 2000; Levine &amp; HilleRisLambers 2009)", "previouslyFormattedCitation" : "(Gause 1934; MacArthur 1958; Chesson 2000; Levine &amp; HilleRisLambers 2009)" }, "properties" : { "noteIndex" : 0 }, "schema" : "https://github.com/citation-style-language/schema/raw/master/csl-citation.json" }</w:instrText>
      </w:r>
      <w:r w:rsidRPr="00B50831">
        <w:fldChar w:fldCharType="separate"/>
      </w:r>
      <w:r w:rsidRPr="000407A0">
        <w:rPr>
          <w:noProof/>
        </w:rPr>
        <w:t>(Gause 1934; MacArthur 1958; Chesson 2000; Levine &amp; HilleRisLambers 2009)</w:t>
      </w:r>
      <w:r w:rsidRPr="00B50831">
        <w:fldChar w:fldCharType="end"/>
      </w:r>
      <w:r w:rsidRPr="00B50831">
        <w:t xml:space="preserve">. </w:t>
      </w:r>
      <w:r>
        <w:t>Diet s</w:t>
      </w:r>
      <w:r w:rsidRPr="005F5088">
        <w:t>peciali</w:t>
      </w:r>
      <w:r>
        <w:t xml:space="preserve">sts often have morphological adaptations that allow them to extract resources more efficiently as compared to species with generalist feeding morphologies </w:t>
      </w:r>
      <w:r w:rsidRPr="005F5088">
        <w:fldChar w:fldCharType="begin" w:fldLock="1"/>
      </w:r>
      <w:r>
        <w:instrText>ADDIN CSL_CITATION { "citationItems" : [ { "id" : "ITEM-1", "itemData" : { "author" : [ { "dropping-particle" : "", "family" : "Futuyma", "given" : "D J", "non-dropping-particle" : "", "parse-names" : false, "suffix" : "" }, { "dropping-particle" : "", "family" : "Moreno", "given" : "G", "non-dropping-particle" : "", "parse-names" : false, "suffix" : "" } ], "container-title" : "Annu Rev Ecol Syst", "id" : "ITEM-1", "issue" : "20", "issued" : { "date-parts" : [ [ "1988" ] ] }, "page" : "207-233", "title" : "The evolution of ecological specialization", "type" : "article-journal", "volume" : "19" }, "uris" : [ "http://www.mendeley.com/documents/?uuid=4c70b7c8-4aef-440b-bb6e-2d10c0bfcfcc" ] }, { "id" : "ITEM-2", "itemData" : { "DOI" : "10.1890/11-0650.1", "ISBN" : "0012-9658", "ISSN" : "00129658", "PMID" : "22764485", "abstract" : "Ecological specialization is a fundamental and well-studied concept, yet its great reach and complexity limit current understanding in important ways. More than 20 years after the publication of D. J. Futuyma and G. Moreno's oft-cited, major review of the topic, we synthesize new developments in the evolution of ecological specialization. Using insect\u2013 plant interactions as a model, we focus on important developments in four critical areas: genetic architecture, behavior, interaction complexity, and macroevolution. We find that theory based on simple genetic trade-offs in host use is being replaced by more subtle and complex pictures of genetic architecture, and multitrophic interactions have risen as a necessary framework for understanding specialization. A wealth of phylogenetic data has made possible a more detailed consideration of the macroevolutionary dimension of specialization, revealing (among other things) bidirectionality in transitions between generalist and specialist lineages. Technological advances, including genomic sequencing and analytical techniques at the community level, raise the possibility that the next decade will see research on specialization spanning multiple levels of biological organization in non-model organisms, from genes to populations to networks of interactions in natural communities. Finally, we offer a set of research questions that we find to be particularly pressing and fruitful for future research on ecological specialization.", "author" : [ { "dropping-particle" : "", "family" : "Forister", "given" : "M L", "non-dropping-particle" : "", "parse-names" : false, "suffix" : "" }, { "dropping-particle" : "", "family" : "Dyer", "given" : "L a", "non-dropping-particle" : "", "parse-names" : false, "suffix" : "" }, { "dropping-particle" : "", "family" : "Singer", "given" : "M S", "non-dropping-particle" : "", "parse-names" : false, "suffix" : "" }, { "dropping-particle" : "", "family" : "Stireman", "given" : "J. O.", "non-dropping-particle" : "", "parse-names" : false, "suffix" : "" }, { "dropping-particle" : "", "family" : "Lill", "given" : "J. T.", "non-dropping-particle" : "", "parse-names" : false, "suffix" : "" } ], "container-title" : "Ecology", "id" : "ITEM-2", "issue" : "5", "issued" : { "date-parts" : [ [ "2012" ] ] }, "page" : "981-991", "title" : "Revisiting the evolution of ecological specialization, with emphasis on insect-plant interactions", "type" : "article-journal", "volume" : "93" }, "uris" : [ "http://www.mendeley.com/documents/?uuid=53420ba3-074b-4d17-94bc-13bd52c70a29" ] } ], "mendeley" : { "formattedCitation" : "(Futuyma &amp; Moreno 1988; Forister &lt;i&gt;et al.&lt;/i&gt; 2012)", "plainTextFormattedCitation" : "(Futuyma &amp; Moreno 1988; Forister et al. 2012)", "previouslyFormattedCitation" : "(Futuyma &amp; Moreno 1988; Forister &lt;i&gt;et al.&lt;/i&gt; 2012)" }, "properties" : { "noteIndex" : 0 }, "schema" : "https://github.com/citation-style-language/schema/raw/master/csl-citation.json" }</w:instrText>
      </w:r>
      <w:r w:rsidRPr="005F5088">
        <w:fldChar w:fldCharType="separate"/>
      </w:r>
      <w:r w:rsidRPr="000407A0">
        <w:rPr>
          <w:noProof/>
        </w:rPr>
        <w:t xml:space="preserve">(Futuyma &amp; Moreno 1988; Forister </w:t>
      </w:r>
      <w:r w:rsidRPr="000407A0">
        <w:rPr>
          <w:i/>
          <w:noProof/>
        </w:rPr>
        <w:t>et al.</w:t>
      </w:r>
      <w:r w:rsidRPr="000407A0">
        <w:rPr>
          <w:noProof/>
        </w:rPr>
        <w:t xml:space="preserve"> 2012)</w:t>
      </w:r>
      <w:r w:rsidRPr="005F5088">
        <w:fldChar w:fldCharType="end"/>
      </w:r>
      <w:r w:rsidRPr="0004752F">
        <w:t>. In mutualistic</w:t>
      </w:r>
      <w:r>
        <w:t xml:space="preserve"> interactions, reciprocal </w:t>
      </w:r>
      <w:r w:rsidRPr="00916BA5">
        <w:t xml:space="preserve">morphological adaptations, such as </w:t>
      </w:r>
      <w:r>
        <w:t>between</w:t>
      </w:r>
      <w:r w:rsidRPr="00916BA5">
        <w:t xml:space="preserve"> plant corolla</w:t>
      </w:r>
      <w:r>
        <w:t>s</w:t>
      </w:r>
      <w:r w:rsidRPr="00916BA5">
        <w:t xml:space="preserve"> and pollinator mouthparts, may </w:t>
      </w:r>
      <w:r>
        <w:t>result in trait-matching</w:t>
      </w:r>
      <w:del w:id="11" w:author="Catherine Graham" w:date="2016-12-06T10:00:00Z">
        <w:r w:rsidDel="007F0E12">
          <w:delText>,</w:delText>
        </w:r>
      </w:del>
      <w:r>
        <w:t xml:space="preserve"> in which species that have similar traits tend to interact more often </w:t>
      </w:r>
      <w:r>
        <w:fldChar w:fldCharType="begin" w:fldLock="1"/>
      </w:r>
      <w:r w:rsidR="00DF5352">
        <w:instrText>ADDIN CSL_CITATION { "citationItems" : [ { "id" : "ITEM-1", "itemData" : { "DOI" : "10.1093/aob/mcp027", "ISBN" : "0305-7364", "ISSN" : "10958290", "PMID" : "19228701", "abstract" : "BACKGROUND AND AIMS: Many recent studies show that plant-pollinator interaction webs exhibit consistent structural features such as long-tailed distributions of the degree of generalization, nestedness of interactions and asymmetric interaction dependencies. Recognition of these shared features has led to a variety of mechanistic attempts at explanation. Here it is hypothesized that beside size thresholds and species abundances, the frequency distribution of sizes (nectar depths and proboscis lengths) will play a key role in determining observed interaction patterns. METHODS: To test the influence of size distributions, a new network parameter is introduced: the degree of size matching between nectar depth and proboscis length. The observed degree of size matching in a Spanish plant-pollinator web was compared with the expected degree based on joint probability distributions, integrating size thresholds and abundance, and taking the sampling method into account. KEY RESULTS: Nectar depths and proboscis lengths both exhibited right-skewed frequency distributions across species and individuals. Species-based size matching was equally close for plants, independent of nectar depth, but differed significantly for pollinators of dissimilar proboscis length. The observed patterns were predicted well by a model considering size distributions across species. Observed size matching was closer when relative abundances of species were included, especially for flowers with openly accessible nectar and pollinators with long proboscises, but was predicted somewhat less successfully by the model that included abundances. CONCLUSIONS: The results suggest that in addition to size thresholds and species abundances, size distributions are important for understanding interaction patterns in plant-pollinator webs. It is likely that the understanding will be improved further by characterizing for entire communities how nectar production of flowers and energetic requirements of pollinators covary with size, and how sampling methods influence the observed interaction patterns.", "author" : [ { "dropping-particle" : "", "family" : "Stang", "given" : "Martina", "non-dropping-particle" : "", "parse-names" : false, "suffix" : "" }, { "dropping-particle" : "", "family" : "Klinkhamer", "given" : "Peter G L", "non-dropping-particle" : "", "parse-names" : false, "suffix" : "" }, { "dropping-particle" : "", "family" : "Waser", "given" : "Nickolas M.", "non-dropping-particle" : "", "parse-names" : false, "suffix" : "" }, { "dropping-particle" : "", "family" : "Stang", "given" : "Ingo", "non-dropping-particle" : "", "parse-names" : false, "suffix" : "" }, { "dropping-particle" : "", "family" : "Meijden", "given" : "Eddy", "non-dropping-particle" : "Van Der", "parse-names" : false, "suffix" : "" } ], "container-title" : "Annals of Botany", "id" : "ITEM-1", "issue" : "9", "issued" : { "date-parts" : [ [ "2009" ] ] }, "page" : "1459-1469", "title" : "Size-specific interaction patterns and size matching in a plant-pollinator interaction web", "type" : "article-journal", "volume" : "103" }, "uris" : [ "http://www.mendeley.com/documents/?uuid=d4c3d0da-c460-4246-a181-a5f6a32f270b" ] }, { "id" : "ITEM-2", "itemData" : { "DOI" : "10.16034/j.cnki.10-1318/c.2015.01.012", "ISBN" : "1365-2435", "ISSN" : "02698463", "author" : [ { "dropping-particle" : "", "family" : "Bartomeus", "given" : "I", "non-dropping-particle" : "", "parse-names" : false, "suffix" : "" }, { "dropping-particle" : "", "family" : "Gravel", "given" : "D", "non-dropping-particle" : "", "parse-names" : false, "suffix" : "" }, { "dropping-particle" : "", "family" : "Tylianakis", "given" : "Jason M.", "non-dropping-particle" : "", "parse-names" : false, "suffix" : "" }, { "dropping-particle" : "", "family" : "Aizen", "given" : "MA", "non-dropping-particle" : "", "parse-names" : false, "suffix" : "" }, { "dropping-particle" : "", "family" : "Dickie", "given" : "IA", "non-dropping-particle" : "", "parse-names" : false, "suffix" : "" }, { "dropping-particle" : "", "family" : "Bernard-Verdier", "given" : "M", "non-dropping-particle" : "", "parse-names" : false, "suffix" : "" } ], "container-title" : "Functional Ecology", "id" : "ITEM-2", "issued" : { "date-parts" : [ [ "2016" ] ] }, "page" : "1-40", "title" : "A common framework for identifying rules across different types of interactions", "type" : "article-journal", "volume" : "10" }, "uris" : [ "http://www.mendeley.com/documents/?uuid=58032886-7959-4811-9986-65859c64759e" ] }, { "id" : "ITEM-3", "itemData" : { "DOI" : "10.1890/08-1837.1", "ISBN" : "0012-9658", "ISSN" : "00129658", "PMID" : "19739366", "abstract" : "The structure of mutualistic networks is likely to result from the simultaneous influence of neutrality and the constraints imposed by complementarity in species phenotypes, phenologies, spatial distributions, phylogenetic relationships, and sampling artifacts. We develop a conceptual and methodological framework to evaluate the relative contributions of these potential determinants. Applying this approach to the analysis of a plant-pollinator network, we show that information on relative abundance and phenology suffices to predict several aggregate network properties (connectance, nestedness, interaction evenness, and interaction asymmetry). However, such information falls short of predicting the detailed network structure (the frequency of pairwise interactions), leaving a large amount of variation unexplained. Taken together, our results suggest that both relative species abundance and complementarity in spatiotemporal distribution contribute substantially to generate observed network patters, but that this information is by no means sufficient to predict the occurrence and frequency of pairwise interactions. Future studies could use our methodological framework to evaluate the generality of our findings in a representative sample of study systems with contrasting ecological conditions.", "author" : [ { "dropping-particle" : "", "family" : "V\u00e1zquez", "given" : "Diego P.", "non-dropping-particle" : "", "parse-names" : false, "suffix" : "" }, { "dropping-particle" : "", "family" : "Chacoff", "given" : "Natacha P.", "non-dropping-particle" : "", "parse-names" : false, "suffix" : "" }, { "dropping-particle" : "", "family" : "Cagnolo", "given" : "Luciano", "non-dr</w:instrText>
      </w:r>
      <w:r w:rsidR="00DF5352" w:rsidRPr="007F0E12">
        <w:rPr>
          <w:lang w:val="fr-CH"/>
          <w:rPrChange w:id="12" w:author="Catherine Graham" w:date="2016-12-06T09:55:00Z">
            <w:rPr/>
          </w:rPrChange>
        </w:rPr>
        <w:instrText>opping-particle" : "", "parse-names" : false, "suffix" : "" } ], "container-title" : "Ecology", "id" : "ITEM-3", "issue" : "8", "issued" : { "date-parts" : [ [ "2009" ] ] }, "page" : "2039-2046", "title" : "Evaluating multiple determinants of the structure of plant-animal mutualistic networks", "type" : "article-journal", "volume" : "90" }, "uris" : [ "http://www.mendeley.com/documents/?uuid=8a1b29be-7283-46a7-8a33-34f285818732" ] }, { "id" : "ITEM-4", "itemData" : { "author" : [ { "dropping-particle" : "", "family" : "Thomson", "given" : "J", "non-dropping-particle" : "", "parse-names" : false, "suffix" : "" } ], "container-title" : "The American Naturalist", "id" : "ITEM-4", "issue" : "S4", "issued" : { "date-parts" : [ [ "2003" ] ] }, "page" : "S1-S9", "title" : "When is it mutualism?", "type" : "article-journal", "volume" : "162" }, "uris" : [ "http://www.mendeley.com/documents/?uuid=4d1b3892-782c-4347-b4f5-3c8148fd701b" ] } ], "mendeley" : { "formattedCitation" : "(Thomson 2003; Stang &lt;i&gt;et al.&lt;/i&gt; 2009; V\u00e1zquez, Chacoff &amp; Cagnolo 2009; Bartomeus &lt;i&gt;et al.&lt;/i&gt; 2016)", "plainTextFormattedCitation" : "(Thomson 2003; Stang et al. 2009; V\u00e1zquez, Chacoff &amp; Cagnolo 2009; Bartomeus et al. 2016)", "previouslyFormattedCitation" : "(Thomson 2003; Stang &lt;i&gt;et al.&lt;/i&gt; 2009; V\u00e1zquez, Chacoff &amp; Cagnolo 2009; Bartomeus &lt;i&gt;et al.&lt;/i&gt; 2016)" }, "properties" : { "noteIndex" : 0 }, "schema" : "https://github.com/citation-style-language/schema/raw/master/csl-citation.json" }</w:instrText>
      </w:r>
      <w:r>
        <w:fldChar w:fldCharType="separate"/>
      </w:r>
      <w:r w:rsidR="00637CA1" w:rsidRPr="00637CA1">
        <w:rPr>
          <w:noProof/>
          <w:lang w:val="fr-CH"/>
        </w:rPr>
        <w:t xml:space="preserve">(Thomson 2003; Stang </w:t>
      </w:r>
      <w:r w:rsidR="00637CA1" w:rsidRPr="00637CA1">
        <w:rPr>
          <w:i/>
          <w:noProof/>
          <w:lang w:val="fr-CH"/>
        </w:rPr>
        <w:t>et al.</w:t>
      </w:r>
      <w:r w:rsidR="00637CA1" w:rsidRPr="00637CA1">
        <w:rPr>
          <w:noProof/>
          <w:lang w:val="fr-CH"/>
        </w:rPr>
        <w:t xml:space="preserve"> 2009; Vázquez, Chacoff &amp; Cagnolo 2009; Bartomeus </w:t>
      </w:r>
      <w:r w:rsidR="00637CA1" w:rsidRPr="00637CA1">
        <w:rPr>
          <w:i/>
          <w:noProof/>
          <w:lang w:val="fr-CH"/>
        </w:rPr>
        <w:t>et al.</w:t>
      </w:r>
      <w:r w:rsidR="00637CA1" w:rsidRPr="00637CA1">
        <w:rPr>
          <w:noProof/>
          <w:lang w:val="fr-CH"/>
        </w:rPr>
        <w:t xml:space="preserve"> 2016)</w:t>
      </w:r>
      <w:r>
        <w:fldChar w:fldCharType="end"/>
      </w:r>
      <w:r>
        <w:rPr>
          <w:lang w:val="fr-CH"/>
        </w:rPr>
        <w:t xml:space="preserve">. </w:t>
      </w:r>
      <w:r>
        <w:t xml:space="preserve">From the perspective of a pollinator, using a plant with a well-matched trait increases its ability to efficiently extract nutrients </w:t>
      </w:r>
      <w:r>
        <w:fldChar w:fldCharType="begin" w:fldLock="1"/>
      </w:r>
      <w:r>
        <w:instrText>ADDIN CSL_CITATION { "citationItems" : [ { "id" : "ITEM-1", "itemData" : { "DOI" : "10.1111/1365-2656.12509", "ISSN" : "00218790", "PMID" : "26931495", "abstract" : "1.A major challenge in evolutionary ecology is to understand how coevolutionary processes shape patterns of interactions between species at community level. Pollination of flowers with long corolla tubes by long-tongued hawkmoths has been invoked as a showcase model of coevolution. Recently, optimal foraging models have predicted that there might be a close association between mouthparts length and the corolla depth of the visited flowers, thus favouring trait convergence and specialisation at community level. 2.Here, we assessed whether hawkmoths more frequently pollinate plants with floral tube lengths similar to their proboscis lengths (morphological match hypothesis) against abundance-based processes (neutral hypothesis) and ecological trait mismatches constraints (forbidden links hypothesis), in structuring hawkmoth-plant mutualistic networks from five communities in four biogeographical regions of South America. 3.We found convergence in morphological traits across the five communities and that the distribution of morphological differences between hawkmoths and plants is consistent with expectations under the morphological match hypothesis in three of the five communities. In the two remaining communities, which are ecotones between two distinct biogeographic areas, interactions are better predicted by the neutral hypothesis. 4.Our findings are consistent with the idea that diffuse coevolution drives the evolution of extremely long proboscises and flower tubes, and highlight the importance of morphological traits, beyond the forbidden links hypothesis, in structuring interactions between mutualistic partners, revealing that the role of niche-based processes can be much more complex than previously known. This article is protected by copyright. All rights reserved.", "author" : [ { "dropping-particle" : "", "family" : "Sazatornil", "given" : "Federico D.", "non-dropping-particle" : "", "parse-names" : false, "suffix" : "" }, { "dropping-particle" : "", "family" : "Mor\u00e9", "given" : "Marcela", "non-dropping-particle" : "", "parse-names" : false, "suffix" : "" }, { "dropping-particle" : "", "family" : "Benitez-Vieyra", "given" : "Santiago", "non-dropping-particle" : "", "parse-names" : false, "suffix" : "" }, { "dropping-particle" : "", "family" : "Cocucci", "given" : "Andrea A.", "non-dropping-particle" : "", "parse-names" : false, "suffix" : "" }, { "dropping-particle" : "", "family" : "Kitching", "given" : "Ian J.", "non-dropping-particle" : "", "parse-names" : false, "suffix" : "" }, { "dropping-particle" : "", "family" : "Schlumpberger", "given" : "Boris O.", "non-dropping-particle" : "", "parse-names" : false, "suffix" : "" }, { "dropping-particle" : "", "family" : "Oliveira", "given" : "Paulo E.", "non-dropping-particle" : "", "parse-names" : false, "suffix" : "" }, { "dropping-particle" : "", "family" : "Sazima", "given" : "Marlies", "non-dropping-particle" : "", "parse-names" : false, "suffix" : "" }, { "dropping-particle" : "", "family" : "Amorim", "given" : "Felipe W.", "non-dropping-particle" : "", "parse-names" : false, "suffix" : "" } ], "container-title" : "Journal of Animal Ecology", "editor" : [ { "dropping-particle" : "", "family" : "Stouffer", "given" : "Daniel", "non-dropping-particle" : "", "parse-names" : false, "suffix" : "" } ], "id" : "ITEM-1", "issue" : "6", "issued" : { "date-parts" : [ [ "2016", "11" ] ] }, "page" : "1586-1594", "title" : "Beyond neutral and forbidden links: morphological matches and the assembly of mutualistic hawkmoth-plant networks", "type" : "article-journal", "volume" : "85" }, "uris" : [ "http://www.mendeley.com/documents/?uuid=38a85c3d-4c90-4cba-9345-37a7adf269a2" ] }, { "id" : "ITEM-2", "itemData" : { "author" : [ { "dropping-particle" : "", "family" : "Feinsinger", "given" : "P", "non-dropping-particle" : "", "parse-names" : false, "suffix" : "" }, { "dropping-particle" : "", "family" : "Colwell", "given" : "RK", "non-dropping-particle" : "", "parse-names" : false, "suffix" : "" } ], "container-title" : "American Zoologist", "id" : "ITEM-2", "issue" : "4", "issued" : { "date-parts" : [ [ "1978" ] ] }, "note" : "From Duplicate 1 ( \n\n\nCommunity organization among neotropical nectar-feeding birds\n\n\n- Feinsinger, P; Colwell, RK )\n\n", "page" : "779-795", "title" : "Community organization among neotropical nectar-feeding birds", "type" : "article-journal", "volume" : "18" }, "uris" : [ "http://www.mendeley.com/documents/?uuid=e5635923-bc50-4ed4-9b18-a512d3acd72c" ] }, { "id" : "ITEM-3", "itemData" : { "DOI" : "10.1890/13-2261.1.sm", "ISBN" : "0012-9658", "ISSN" : "00129658", "abstract" : "Ecological communities are organized in complex ecological networks. Trait-based analyses of the structure of these networks in highly diversified species assemblages are crucial for improving our understanding of the ecological and evolutionary processes causing specialization in mutualistic networks. In this study, we assessed the importance of morphological traits for structuring plant\u2013hummingbird networks in Neotropical forests by using a novel combination of quantitative analytical approaches. We recorded the visitation of hummingbirds to plant species over an entire year at three different elevations in Costa Rica and constructed quantitative networks based on interaction frequencies. Three morphological traits were measured in hummingbirds (bill length, bill curvature, and body mass) and plants (corolla length, curvature, and volume). We tested the effects of avian morphological traits and abundance on ecological specialization of hummingbird species. All three morphological traits of hummingbirds were positively associated with ecological specialization, especially bill curvature. We tested whether interaction strength in the networks was associated with the degree of trait matching between corresponding pairs of morphological traits in plant and hummingbird species and explore whether this was related to resource handling times by hummingbird species. We found strong and significant associations between interaction strength and the degree of trait matching. Moreover, the degree of trait matching, particularly between bill and corolla length, was associated with the handling time of nectar resources by hummingbirds. Our findings show that bill morphology structures tropical plant\u2013hummingbird networks and patterns of interactions are closely associated with morphological matches between plant and bird species and the efficiency of hummingbirds' resource use. These results are consistent with the findings of seminal studies in plant\u2013hummingbird systems from the neotropics. We conclude that trait-based analyses of quantitative networks contribute to a better mechanistic understanding of the causes of specialization in ecological networks and could be valuable for studying processes of complementary trait evolution in highly diversified species assemblages. Read More: http://www.esajournals.org/doi/abs/10.1890/13-2261.1", "author" : [ { "dropping-particle" : "", "family" : "Maglianesi", "given" : "Maria Alejandra", "non-dropping-particle" : "", "parse-names" : false, "suffix" : "" }, { "dropping-particle" : "", "family" : "Bluthgen", "given" : "Nico", "non-dropping-particle" : "", "parse-names" : false, "suffix" : "" }, { "dropping-particle" : "", "family" : "Bohning-Gaese", "given" : "Katrin", "non-dropping-particle" : "", "parse-names" : false, "suffix" : "" }, { "dropping-particle" : "", "family" : "Schleuning", "given" : "Matthias", "non-dropping-particle" : "", "parse-names" : false, "suffix" : "" } ], "container-title" : "Ecology", "id" : "ITEM-3", "issue" : "12", "issued" : { "date-parts" : [ [ "2014" ] ] }, "page" : "3325-3334", "title" : "Morphological traits determine specialization and resource use in plant-hummingbird networks in the neotropics", "type" : "article-journal", "volume" : "95" }, "uris" : [ "http://www.mendeley.com/documents/?uuid=e1375f14-af83-4e65-b0d7-08e97e66f961" ] } ], "mendeley" : { "formattedCitation" : "(Feinsinger &amp; Colwell 1978; Maglianesi &lt;i&gt;et al.&lt;/i&gt; 2014; Sazatornil &lt;i&gt;et al.&lt;/i&gt; 2016)", "plainTextFormattedCitation" : "(Feinsinger &amp; Colwell 1978; Maglianesi et al. 2014; Sazatornil et al. 2016)", "previouslyFormattedCitation" : "(Feinsinger &amp; Colwell 1978; Maglianesi &lt;i&gt;et al.&lt;/i&gt; 2014; Sazatornil &lt;i&gt;et al.&lt;/i&gt; 2016)" }, "properties" : { "noteIndex" : 0 }, "schema" : "https://github.com/citation-style-language/schema/raw/master/csl-citation.json" }</w:instrText>
      </w:r>
      <w:r>
        <w:fldChar w:fldCharType="separate"/>
      </w:r>
      <w:r w:rsidRPr="002E49A4">
        <w:rPr>
          <w:noProof/>
        </w:rPr>
        <w:t xml:space="preserve">(Feinsinger &amp; Colwell 1978; Maglianesi </w:t>
      </w:r>
      <w:r w:rsidRPr="002E49A4">
        <w:rPr>
          <w:i/>
          <w:noProof/>
        </w:rPr>
        <w:t>et al.</w:t>
      </w:r>
      <w:r w:rsidRPr="002E49A4">
        <w:rPr>
          <w:noProof/>
        </w:rPr>
        <w:t xml:space="preserve"> 2014; Sazatornil </w:t>
      </w:r>
      <w:r w:rsidRPr="002E49A4">
        <w:rPr>
          <w:i/>
          <w:noProof/>
        </w:rPr>
        <w:t>et al.</w:t>
      </w:r>
      <w:r w:rsidRPr="002E49A4">
        <w:rPr>
          <w:noProof/>
        </w:rPr>
        <w:t xml:space="preserve"> 2016)</w:t>
      </w:r>
      <w:r>
        <w:fldChar w:fldCharType="end"/>
      </w:r>
      <w:r>
        <w:t xml:space="preserve">. Trait-matching is an important mechanism in shaping ecological communities across many mutualist systems </w:t>
      </w:r>
      <w:r>
        <w:fldChar w:fldCharType="begin" w:fldLock="1"/>
      </w:r>
      <w:r w:rsidR="00DF5352">
        <w:instrText>ADDIN CSL_CITATION { "citationItems" : [ { "id" : "ITEM-1", "itemData" : { "DOI" : "10.1111/geb.12193", "ISSN" : "1466822X", "author" : [ { "dropping-particle" : "", "family" : "Dehling", "given" : "D. Matthias", "non-dropping-particle" : "", "parse-names" : false, "suffix" : "" }, { "dropping-particle" : "", "family" : "T\u00f6pfer", "given" : "Till", "non-dropping-particle" : "", "parse-names" : false, "suffix" : "" }, { "dropping-particle" : "", "family" : "Schaefer", "given" : "H. Martin", "non-dropping-particle" : "", "parse-names" : false, "suffix" : "" }, { "dropping-particle" : "", "family" : "Jordano", "given" : "Pedro",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"Global Ecology and Biogeography", "id" : "ITEM-1", "issue" : "10", "issued" : { "date-parts" : [ [ "2014", "6", "26" ] ] }, "page" : "1085-1093", "title" : "Functional relationships beyond species richness patterns: trait matching in plant-bird mutualisms across scales", "type" : "article-journal", "volume" : "23" }, "uris" : [ "http://www.mendeley.com/documents/?uuid=b233b7ee-3a69-4ea8-933b-767b0ea31fba" ] }, { "id" : "ITEM-2", "itemData" : { "DOI" : "10.1111/oik.01439", "ISSN" : "00301299", "author" : [ { "dropping-particle" : "", "family" : "Olito", "given" : "Colin", "non-dropping-particle" : "", "parse-names" : false, "suffix" : "" }, { "dropping-particle" : "", "family" : "Fox", "given" : "Jeremy W.", "non-dropping-particle" : "", "parse-names" : false, "suffix" : "" } ], "container-title" : "Oikos", "id" : "ITEM-2", "issue" : "June 2014", "issued" : { "date-parts" : [ [ "2015" ] ] }, "page" : "428-436", "title" : "Species traits and abundances predict metrics of plant-pollinator network structure, but not pairwise interactions", "type" : "article-journal", "volume" : "124" }, "uris" : [ "http://www.mendeley.com/documents/?uuid=04bd0248-e9a4-4327-8e79-680f43657c74" ] }, { "id" : "ITEM-3", "itemData" : { "DOI" : "10.1093/aobpla/plv017", "ISSN" : "20412851", "PMID" : "25750409", "abstract" : "Network theory has provided a general way to understand mutualistic plant-animal interactions at the community level. Still, the mechanisms responsible for interaction patterns remain controversial. In this study we use a combination of statistical models and probability matrices to evaluate the relative importance of species morphological and nutritional (phenotypic) traits and species abundance in determining interactions between fleshy-fruited plants and birds that disperse their seeds. Models included variables associated with species abundance, a suite of variables associated with phenotypic traits (fruit diameter, bird bill width, fruit nutrient compounds), and the species identity of the avian disperser. Results show that both phenotypic traits and species abundance are important determinants of pairwise interactions. However, when considered separately, fruit diameter and bill width were more important in determining seed dispersal interactions. The effect of fruit compounds was less substantial and only important when considered together with abundance-related variables and/or the factor 'animal species'.", "author" : [ { "dropping-particle" : "", "family" : "Gonz\u00e1lez-Castro", "given" : "Aar\u00f3n", "non-dropping-particle" : "", "parse-names" : false, "suffix" : "" }, { "dropping-particle" : "", "family" : "Yang", "given" : "Suann", "non-dropping-particle" : "", "parse-names" : false, "suffix" : "" }, { "dropping-particle" : "", "family" : "Nogales", "given" : "Manuel", "non-dropping-particle" : "", "parse-names" : false, "suffix" : "" }, { "dropping-particle" : "", "family" : "Carlo", "given" : "Tom\u00e1s A.", "non-dropping-particle" : "", "parse-names" : false, "suffix" : "" } ], "container-title" : "AoB PLANTS", "id" : "ITEM-3", "issue" : "1", "issued" : { "date-parts" : [ [ "2015" ] ] }, "page" : "1-10", "title" : "Relative importance of phenotypic trait matching and species' abundances in determining plant - Avian seed dispersal interactions in a small insular community", "type" : "article-journal", "volume" : "7" }, "uris" : [ "http://www.mendeley.com/documents/?uuid=e418a4ed-90bd-4d6b-8e4f-60a7af34afa1" ] }, { "id" : "ITEM-4", "itemData" : { "DOI" : "10.1093/aob/mcp027", "ISBN" : "0305-7364", "ISSN" : "10958290", "PMID" : "19228701", "abstract" : "BACKGROUND AND AIMS: Many recent studies show that plant-pollinator interaction webs exhibit consistent structural features such as long-tailed distributions of the degree of generalization, nestedness of interactions and asymmetric interaction dependencies. Recognition of these shared features has led to a variety of mechanistic attempts at explanation. Here it is hypothesized that beside size thresholds and species abundances, the frequency distribution of sizes (nectar depths and proboscis lengths) will play a key role in determining observed interaction patterns. METHODS: To test the influence of size distributions, a new network parameter is introduced: the degree of size matching between nectar depth and proboscis length. The observed degree of size matching in a Spanish plant-pollinator web was compared with the expected degree based on joint probability distributions, integrating size thresholds and abundance, and taking the sampling method into account. KEY RESULTS: Nectar depths and proboscis lengths both exhibited right-skewed frequency distributions across species and individuals. Species-based size matching was equally close for plants, independent of nectar depth, but differed significantly for pollinators of dissimilar proboscis length. The observed patterns were predicted well by a model considering size distributions across species. Observed size matching was closer when relative abundances of species were included, especially for flowers with openly accessible nectar and pollinators with long proboscises, but was predicted somewhat less successfully by the model that included abundances. CONCLUSIONS: The results suggest that in addition to size thresholds and species abundances, size distributions are important for understanding interaction patterns in plant-pollinator webs. It is likely that the understanding will be improved further by characterizing for entire communities how nectar production of flowers and energetic requirements of pollinators covary with size, and how sampling methods influence the observed interaction patterns.", "author" : [ { "dropping-particle" : "", "family" : "Stang", "given" : "Martina", "non-dropping-particle" : "", "parse-names" : false, "suffix" : "" }, { "dropping-particle" : "", "family" : "Klinkhamer", "given" : "Peter G L", "non-dropping-particle" : "", "parse-names" : false, "suffix" : "" }, { "dropping-particle" : "", "family" : "Waser", "given" : "Nickolas M.", "non-dropping-particle" : "", "parse-names" : false, "suffix" : "" }, { "dropping-particle" : "", "family" : "Stang", "given" : "Ingo", "non-dropping-particle" : "", "parse-names" : false, "suffix" : "" }, { "dropping-particle" : "", "family" : "Meijden", "given" : "Eddy", "non-dropping-particle" : "Van Der", "parse-names" : false, "suffix" : "" } ], "container-title" : "Annals of Botany", "id" : "ITEM-4", "issue" : "9", "issued" : { "date-parts" : [ [ "2009" ] ] }, "page" : "1459-1469", "title" : "Size-specific interaction patterns and size matching in a plant-pollinator interaction web", "type" : "article-journal", "volume" : "103" }, "uris" : [ "http://www.mendeley.com/documents/?uuid=d4c3d0da-c460-4246-a181-a5f6a32f270b" ] }, { "id" : "ITEM-5", "itemData" : { "DOI" : "10.1098/rspb.2013.2397", "ISSN" : "0962-8452", "PMID" : "24552835", "abstract" : "Understanding the relative importance of multiple processes on structuring species interactions within communities is one of the major challenges in ecology. Here, we evaluated the relative importance of species abundance and forbidden links in structuring a hummingbird-plant interaction network from the Atlantic rainforest in Brazil. Our results show that models incorporating phenological overlapping and morphological matches were more accurate in predicting the observed interactions than models considering species abundance. This means that forbidden links, by imposing constraints on species interactions, play a greater role than species abundance in structuring the ecological network. We also show that using the frequency of interaction as a proxy for species abundance and network metrics to describe the detailed network structure might lead to biased conclusions regarding mechanisms generating network structure. Together, our findings suggest that species abundance can be a less important driver of species interactions in communities than previously thought.", "author" : [ { "dropping-particle" : "", "family" : "Vizentin-Bugoni", "given" : "J.", "non-dropping-particle" : "", "parse-names" : false, "suffix" : "" }, { "dropping-particle" : "", "family" : "Maruyama", "given" : "P. K.", "non-dropping-particle" : "", "parse-names" : false, "suffix" : "" }, { "dropping-particle" : "", "family" : "Sazima", "given" : "M.", "non-dropping-particle" : "", "parse-names" : false, "suffix" : "" } ], "container-title" : "Proceedings of the Royal Society B: Biological Sciences", "id" : "ITEM-5", "issue" : "1780", "issued" : { "date-parts" : [ [ "2014" ] ] }, "page" : "20132397-20132397", "title" : "Processes entangling interactions in communities: forbidden links are more important than abundance in a hummingbird-plant network", "type" : "article-journal", "volume" : "281" }, "uris" : [ "http://www.mendeley.com/documents/?uuid=e31a8e10-98fb-404f-8250-d070528cf6ad" ] } ], "mendeley" : { "formattedCitation" : "(Stang &lt;i&gt;et al.&lt;/i&gt; 2009; Vizentin-Bugoni, Maruyama &amp; Sazima 2014; Dehling &lt;i&gt;et al.&lt;/i&gt; 2014; Gonz\u00e1lez-Castro &lt;i&gt;et al.&lt;/i&gt; 2015; Olito &amp; Fox 2015)", "plainTextFormattedCitation" : "(Stang et al. 2009; Vizentin-Bugoni, Maruyama &amp; Sazima 2014; Dehling et al. 2014; Gonz\u00e1lez-Castro et al. 2015; Olito &amp; Fox 2015)", "previouslyFormattedCitation" : "(Stang &lt;i&gt;et al.&lt;/i&gt; 2009; Vizentin-Bugoni, Maruyama &amp; Sazima 2014; Dehling &lt;i&gt;et al.&lt;/i&gt; 2014; Gonz\u00e1lez-Castro &lt;i&gt;et al.&lt;/i&gt; 2015; Olito &amp; Fox 2015)" }, "properties" : { "noteIndex" : 0 }, "schema" : "https://github.com/citation-style-language/schema/raw/master/csl-citation.json" }</w:instrText>
      </w:r>
      <w:r>
        <w:fldChar w:fldCharType="separate"/>
      </w:r>
      <w:r w:rsidR="00637CA1" w:rsidRPr="00637CA1">
        <w:rPr>
          <w:noProof/>
        </w:rPr>
        <w:t xml:space="preserve">(Stang </w:t>
      </w:r>
      <w:r w:rsidR="00637CA1" w:rsidRPr="00637CA1">
        <w:rPr>
          <w:i/>
          <w:noProof/>
        </w:rPr>
        <w:t>et al.</w:t>
      </w:r>
      <w:r w:rsidR="00637CA1" w:rsidRPr="00637CA1">
        <w:rPr>
          <w:noProof/>
        </w:rPr>
        <w:t xml:space="preserve"> 2009; Vizentin-Bugoni, Maruyama &amp; Sazima 2014; Dehling </w:t>
      </w:r>
      <w:r w:rsidR="00637CA1" w:rsidRPr="00637CA1">
        <w:rPr>
          <w:i/>
          <w:noProof/>
        </w:rPr>
        <w:t>et al.</w:t>
      </w:r>
      <w:r w:rsidR="00637CA1" w:rsidRPr="00637CA1">
        <w:rPr>
          <w:noProof/>
        </w:rPr>
        <w:t xml:space="preserve"> 2014; González-Castro </w:t>
      </w:r>
      <w:r w:rsidR="00637CA1" w:rsidRPr="00637CA1">
        <w:rPr>
          <w:i/>
          <w:noProof/>
        </w:rPr>
        <w:t>et al.</w:t>
      </w:r>
      <w:r w:rsidR="00637CA1" w:rsidRPr="00637CA1">
        <w:rPr>
          <w:noProof/>
        </w:rPr>
        <w:t xml:space="preserve"> 2015; Olito &amp; Fox 2015)</w:t>
      </w:r>
      <w:r>
        <w:fldChar w:fldCharType="end"/>
      </w:r>
      <w:r>
        <w:t xml:space="preserve">, and may play a role in reciprocal co-evolution among plants and pollinators </w:t>
      </w:r>
      <w:r>
        <w:fldChar w:fldCharType="begin" w:fldLock="1"/>
      </w:r>
      <w:r w:rsidR="00DF5352">
        <w:instrText>ADDIN CSL_CITATION { "citationItems" : [ { "id" : "ITEM-1", "itemData" : { "DOI" : "10.1098/rspb.2009.0102", "ISSN" : "0962-8452", "PMID" : "19324745", "abstract" : "In a hypothesis that has remained controversial since its inception, Darwin suggested that long-tubed flowers and long-tongued pollinators evolved together in a coevolutionary race, with each selecting for increasing length in the other. Although the selective pressures that flowers impose on tongue length are relatively straightforward, in that longer tongues allow access to more nectar, selective pressures that pollinators impose on flower length are less clear. Here, we test for such selective pressures in the highly specialized mutualism between the nectar bat Anoura fistulata, which can extend its tongue twice as far as other nectar bats, and Centropogon nigricans, which has flowers of a similar length (8-9 cm). We used flight cage experiments to examine the effects of artificially manipulated flower lengths on (i) bat behaviour and (ii) pollen transfer. Increased length produced longer visits, but did not affect the force bats applied during visits. In the second experiment, flower length increased both the male and female components of flower function: long male flowers delivered more pollen grains and long female flowers received more pollen grains. However, pollen transfer was not correlated with visit duration, so the mechanism behind differences in pollen transfer remains unclear. By demonstrating that bats select for increasing flower length, these results are consistent with the hypothesis that A. fistulata evolved its remarkable tongue in a coevolutionary race with long-tubed flowers similar to that envisioned by Darwin.", "author" : [ { "dropping-particle" : "", "family" : "Muchhala", "given" : "Nathan", "non-dropping-particle" : "", "parse-names" : false, "suffix" : "" }, { "dropping-particle" : "", "family" : "Thomson", "given" : "James D", "non-dropping-particle" : "", "parse-names" : false, "suffix" : "" } ], "container-title" : "Proceedings of the Royal Society B: Biological Sciences", "id" : "ITEM-1", "issue" : "1665", "issued" : { "date-parts" : [ [ "2009", "6", "22" ] ] }, "page" : "2147-52", "title" : "Going to great lengths: selection for long corolla tubes in an extremely specialized bat-flower mutualism.", "type" : "article-journal", "volume" : "276" }, "uris" : [ "http://www.mendeley.com/documents/?uuid=11c55c69-03f8-44c5-9daf-e98eb4e39924" ] }, { "id" : "ITEM-2", "itemData" : { "DOI" : "10.1111/j.1420-9101.2004.00729.x", "ISBN" : "1010-061X", "ISSN" : "1010061X", "PMID" : "15271088", "abstract" : "Floral phenotypes may be as much the result of selection for avoidance of some animal visitors as selection for improving the interaction with better pollinators. When specializing on hummingbird-pollination, Penstemon flowers may have evolved to improve the morphological fit between bird and flower, or to exclude less-efficient bees, or both. We hypothesized how such selection might work on four floral characters that affect the mechanics of pollen transfer: anther/stigma exsertion, presence of a lower corolla lip, width of the corolla tube, and angle of flower inclination. We surgically modified bee-pollinated P. strictus flowers changing one trait at a time to make them resemble hummingbird-pollinated P. barbatus flowers, and measured pollen transfer by bumblebees and hummingbirds. Results suggest that, apart from 'pro-bird' adaptations, specific 'anti-bee' adaptations have been important in shaping hummingbird-flowers. Moreover, some trait changes may have been selected for only if changing in concert with other traits.", "author" : [ { "dropping-particle" : "", "family" : "Castellanos", "given" : "M. C.", "non-dropping-particle" : "", "parse-names" : false, "suffix" : "" }, { "dropping-particle" : "", "family" : "Wilson", "given" : "P.", "non-dropping-particle" : "", "parse-names" : false, "suffix" : "" }, { "dropping-particle" : "", "family" : "Thomson", "given" : "J. D.", "non-dropping-particle" : "", "parse-names" : false, "suffix" : "" } ], "container-title" : "Journal of Evolutionary Biology", "id" : "ITEM-2", "issued" : { "date-parts" : [ [ "2004" ] ] }, "page" : "876-885", "title" : "'Anti-bee' and 'pro-bird' changes during the evolution of hummingbird pollination in Penstemon flowers", "type" : "article-journal", "volume" : "17" }, "uris" : [ "http://www.mendeley.com/documents/?uuid=fb352646-bbd2-4b7b-b9c9-a1978b0c91dc" ] }, { "id" : "ITEM-3", "itemData" : { "author" : [ { "dropping-particle" : "", "family" : "Thomson", "given" : "J", "non-dropping-particle" : "", "parse-names" : false, "suffix" : "" } ], "container-title" : "The American Naturalist", "id" : "ITEM-3", "issue" : "S4", "issued" : { "date-parts" : [ [ "2003" ] ] }, "page" : "S1-S9", "title" : "When is it mutualism?", "type" : "article-journal", "volume" : "162" }, "uris" : [ "http://www.mendeley.com/documents/?uuid=4d1b3892-782c-4347-b4f5-3c8148fd701b" ] } ], "mendeley" : { "formattedCitation" : "(Thomson 2003; Castellanos, Wilson &amp; Thomson 2004; Muchhala &amp; Thomson 2009)", "plainTextFormattedCitation" : "(Thomson 2003; Castellanos, Wilson &amp; Thomson 2004; Muchhala &amp; Thomson 2009)", "previouslyFormattedCitation" : "(Thomson 2003; Castellanos, Wilson &amp; Thomson 2004; Muchhala &amp; Thomson 2009)" }, "properties" : { "noteIndex" : 0 }, "schema" : "https://github.com/citation-style-language/schema/raw/master/csl-citation.json" }</w:instrText>
      </w:r>
      <w:r>
        <w:fldChar w:fldCharType="separate"/>
      </w:r>
      <w:r w:rsidR="00637CA1" w:rsidRPr="00637CA1">
        <w:rPr>
          <w:noProof/>
        </w:rPr>
        <w:t>(Thomson 2003; Castellanos, Wilson &amp; Thomson 2004; Muchhala &amp; Thomson 2009)</w:t>
      </w:r>
      <w:r>
        <w:fldChar w:fldCharType="end"/>
      </w:r>
      <w:r>
        <w:t xml:space="preserve">. </w:t>
      </w:r>
    </w:p>
    <w:p w14:paraId="4D70EA56" w14:textId="3EC18BC9" w:rsidR="00997809" w:rsidRDefault="00997809" w:rsidP="00997809">
      <w:pPr>
        <w:ind w:left="0" w:firstLine="720"/>
      </w:pPr>
      <w:r>
        <w:t xml:space="preserve">While the importance of trait-matching has been well documented, temporal variation in trait-matching is understudied. Species that rely on ephemeral resources, such as fruits and flowers, may have to cope with changes in the morphology of available resources </w:t>
      </w:r>
      <w:r>
        <w:fldChar w:fldCharType="begin" w:fldLock="1"/>
      </w:r>
      <w:r>
        <w:instrText>ADDIN CSL_CITATION { "citationItems" : [ { "id" : "ITEM-1", "itemData" : { "DOI" : "10.1086/284665", "ISBN" : "00030147", "ISSN" : "0003-0147", "PMID" : "195", "abstract" : "Peer reviewed", "author" : [ { "dropping-particle" : "", "family" : "Jordano", "given" : "Pedro", "non-dropping-particle" : "", "parse-names" : false, "suffix" : "" } ], "container-title" : "American Naturalist", "id" : "ITEM-1", "issue" : "5", "issued" : { "date-parts" : [ [ "1987" ] ] }, "page" : "657-677", "title" : "Patterns of Mutualistic Interactions in Pollination and Seed Dispersal: Connectance, Dependence Asymmetries, and Coevolution", "type" : "article", "volume" : "129" }, "uris" : [ "http://www.mendeley.com/documents/?uuid=50acc3b8-6bcc-42f1-b00a-d8a3c6916e60" ] }, { "id" : "ITEM-2", "itemData" : { "author" : [ { "dropping-particle" : "", "family" : "Correa", "given" : "SB", "non-dropping-particle" : "", "parse-names" : false, "suffix" : "" }, { "dropping-particle" : "", "family" : "Winemiller", "given" : "KO", "non-dropping-particle" : "", "parse-names" : false, "suffix" : "" } ], "container-title" : "Ecology", "id" : "ITEM-2", "issue" : "1", "issued" : { "date-parts" : [ [ "2014" ] ] }, "page" : "210-224", "title" : "Niche partitioning among frugivorous fishes in response to fluctuating resources in the Amazonian floodplain forest", "type" : "article-journal", "volume" : "95" }, "uris" : [ "http://www.mendeley.com/documents/?uuid=965ddc6e-77ff-4e92-b5f1-0735403aee23" ] }, { "id" : "ITEM-3", "itemData" : { "DOI" : "10.1007/s00442-014-3066-8", "ISBN" : "0029-8549", "ISSN" : "00298549", "PMID" : "25199658", "abstract" : "We use an extensive historical data set on bumble bee host choice collected almost 50 years ago by L. W. Macior (Melanderia 15:1-59, 1974) to examine how resource partitioning by bumble bees varies over a 2,700-m altitudinal gradient at four hierarchical scales: individual, colony, species and community. Bumble bee behavior, resource overlap between castes, and plant-bumble bee networks change with altitude in accordance with tightening temporal constraints on flowering and colony growth in alpine habitats. Individual bees were more likely to collect pollen from multiple sources at high altitude. Between-caste foraging niche overlap increased with altitude. Similarly, alpine forager networks were more highly nested than either subalpine or montane networks due to increased asymmetric specialization. However, interspecific resource partitioning showed a more complex spatial pattern with low niche overlap at intermediate altitude (subalpine) compared to montane (disturbed) and alpine (unproductive) sites. Results suggest that spatial variation in interspecific resource partitioning is driven by a shift in the behavior of long-tongued bumble bees. Long-tongued bumble bees specialized in the subalpine but generalized in montane and alpine zones. Our reanalysis of Macior's data shows that bumble bee behavior varies substantially with altitude influencing plant-bumble bee interaction networks. Results imply that pollination services to alpine host plants will change dramatically as subalpine species with unique foraging strategies move upward under global warming.", "author" : [ { "dropping-particle" : "", "family" : "Miller-Struttmann", "given" : "Nicole E.", "non-dropping-particle" : "", "parse-names" : false, "suffix" : "" }, { "dropping-particle" : "", "family" : "Galen", "given" : "Candace", "non-dropping-particle" : "", "parse-names" : false, "suffix" : "" } ], "container-title" : "Oecologia", "id" : "ITEM-3", "issue" : "4", "issued" : { "date-parts" : [ [ "2014" ] ] }, "page" : "1033-1045", "title" : "High-altitude multi-taskers: bumble bee food plant use broadens along an altitudinal productivity gradient", "type" : "article-journal", "volume" : "176" }, "uris" : [ "http://www.mendeley.com/documents/?uuid=1207948c-43c5-4875-8c23-c86568da0974" ] }, { "id" : "ITEM-4", "itemData" : { "author" : [ { "dropping-particle" : "", "family" : "Yang", "given" : "Louie H.", "non-dropping-particle" : "", "parse-names" : false, "suffix" : "" }, { "dropping-particle" : "", "family" : "Bastow", "given" : "Justin L.", "non-dropping-particle" : "", "parse-names" : false, "suffix" : "" }, { "dropping-particle" : "", "family" : "Spence", "given" : "Kenneth O.", "non-dropping-particle" : "", "parse-names" : false, "suffix" : "" }, { "dropping-particle" : "", "family" : "Wright", "given" : "Amber N.", "non-dropping-particle" : "", "parse-names" : false, "suffix" : "" } ], "container-title" : "Ecology", "id" : "ITEM-4", "issue" : "3", "issued" : { "date-parts" : [ [ "2008" ] ] }, "page" : "621-634", "title" : "What Can We Learn From Resource Pulses ?", "type" : "article-journal", "volume" : "89" }, "uris" : [ "http://www.mendeley.com/documents/?uuid=0fe0fe52-4a2b-44fa-a343-257ca70f8f6d" ] } ], "mendeley" : { "formattedCitation" : "(Jordano 1987; Yang &lt;i&gt;et al.&lt;/i&gt; 2008; Correa &amp; Winemiller 2014; Miller-Struttmann &amp; Galen 2014)", "plainTextFormattedCitation" : "(Jordano 1987; Yang et al. 2008; Correa &amp; Winemiller 2014; Miller-Struttmann &amp; Galen 2014)", "previouslyFormattedCitation" : "(Jordano 1987; Yang &lt;i&gt;et al.&lt;/i&gt; 2008; Correa &amp; Winemiller 2014; Miller-Struttmann &amp; Galen 2014)" }, "properties" : { "noteIndex" : 0 }, "schema" : "https://github.com/citation-style-language/schema/raw/master/csl-citation.json" }</w:instrText>
      </w:r>
      <w:r>
        <w:fldChar w:fldCharType="separate"/>
      </w:r>
      <w:r w:rsidRPr="00F9368B">
        <w:rPr>
          <w:noProof/>
        </w:rPr>
        <w:t xml:space="preserve">(Jordano 1987; Yang </w:t>
      </w:r>
      <w:r w:rsidRPr="00F9368B">
        <w:rPr>
          <w:i/>
          <w:noProof/>
        </w:rPr>
        <w:t>et al.</w:t>
      </w:r>
      <w:r w:rsidRPr="00F9368B">
        <w:rPr>
          <w:noProof/>
        </w:rPr>
        <w:t xml:space="preserve"> 2008; Correa &amp; Winemiller 2014; Miller-Struttmann &amp; Galen 2014)</w:t>
      </w:r>
      <w:r>
        <w:fldChar w:fldCharType="end"/>
      </w:r>
      <w:r>
        <w:t xml:space="preserve">. It may therefore be challenging for species with fixed morphological adaptations to switch to more abundant resources that are poorly matched to their feeding morphology </w:t>
      </w:r>
      <w:r>
        <w:fldChar w:fldCharType="begin" w:fldLock="1"/>
      </w:r>
      <w:r w:rsidR="00DF5352">
        <w:instrText>ADDIN CSL_CITATION { "citationItems" : [ { "id" : "ITEM-1", "itemData" : { "author" : [ { "dropping-particle" : "", "family" : "Schoener", "given" : "Thomas W", "non-dropping-particle" : "", "parse-names" : false, "suffix" : "" } ], "container-title" : "Annual Review of Ecology and Systematics", "id" : "ITEM-1", "issue" : "1971", "issued" : { "date-parts" : [ [ "1971" ] ] }, "page" : "369-404", "title" : "Theory of Feeding Strategies", "type" : "article-journal", "volume" : "2" }, "uris" : [ "http://www.mendeley.com/documents/?uuid=9d3a3b4e-1eae-4f95-ab04-c3a374e66565" ] }, { "id" : "ITEM-2", "itemData" : { "DOI" : "10.1111/j.1461-0248.2008.01195.x", "ISBN" : "1461-0248", "ISSN" : "1461023X", "PMID" : "18445033", "abstract" : "Theory shows that the presence of behavioural switching between alternative resources can contribute to coexistence when competitors differ in trophic-related traits. In addition, switching can generate disruptive selection on such traits in a low-diversity community, increasing the number of species. Both of these processes should produce communities in which species differ in their values of the trophic trait, and display corresponding differences in the time-course of their switching from one resource to another. Here we present evidence for widespread switching behaviour for a diverse Mediterranean scrubland bird community. We show that species differ in a beak character related to their relative use of insect and fruit resource channels, and that the timing of switching is correlated with the relative use of resources. These patterns are consistent with theoretical predictions, suggesting a possible role of switching behaviour in promoting avian coexistence and diversification.", "author" : [ { "dropping-particle" : "", "family" : "Carnicer", "given" : "Jofre", "non-dropping-particle" : "", "parse-names" : false, "suffix" : "" }, { "dropping-particle" : "", "family" : "Abrams", "given" : "Peter A.", "non-dropping-particle" : "", "parse-names" : false, "suffix" : "" }, { "dropping-particle" : "", "family" : "Jordano", "given" : "Pedro", "non-dropping-particle" : "", "parse-names" : false, "suffix" : "" } ], "container-title" : "Ecology Letters", "id" : "ITEM-2", "issue" : "8", "issued" : { "date-parts" : [ [ "2008" ] ] }, "page" : "802-808", "title" : "Switching behavior, coexistence and diversification: Comparing empirical community-wide evidence with theoretical predictions", "type" : "article-journal", "volume" : "11" }, "uris" : [ "http://www.mendeley.com/documents/?uuid=28faf935-5436-4f97-b4b0-c251a61cf48a" ] } ], "mendeley" : { "formattedCitation" : "(Schoener 1971; Carnicer, Abrams &amp; Jordano 2008)", "plainTextFormattedCitation" : "(Schoener 1971; Carnicer, Abrams &amp; Jordano 2008)", "previouslyFormattedCitation" : "(Schoener 1971; Carnicer, Abrams &amp; Jordano 2008)" }, "properties" : { "noteIndex" : 0 }, "schema" : "https://github.com/citation-style-language/schema/raw/master/csl-citation.json" }</w:instrText>
      </w:r>
      <w:r>
        <w:fldChar w:fldCharType="separate"/>
      </w:r>
      <w:r w:rsidR="00637CA1" w:rsidRPr="00637CA1">
        <w:rPr>
          <w:noProof/>
        </w:rPr>
        <w:t>(Schoener 1971; Carnicer, Abrams &amp; Jordano 2008)</w:t>
      </w:r>
      <w:r>
        <w:fldChar w:fldCharType="end"/>
      </w:r>
      <w:r>
        <w:t xml:space="preserve">. By studying how seasonal changes in corolla morphology influence </w:t>
      </w:r>
      <w:r>
        <w:lastRenderedPageBreak/>
        <w:t xml:space="preserve">trait-matching, we can gain insight into the tradeoff between the reduced foraging efficiency of feeding on poorly-matched resources versus the cost of searching for well-matched resources </w:t>
      </w:r>
      <w:r w:rsidRPr="0049361E">
        <w:fldChar w:fldCharType="begin" w:fldLock="1"/>
      </w:r>
      <w:r w:rsidRPr="0049361E">
        <w:instrText>ADDIN CSL_CITATION { "citationItems" : [ { "id" : "ITEM-1", "itemData" : { "DOI" : "10.1086/286113", "ISBN" : "0003-0147", "ISSN" : "0003-0147", "PMID" : "18811353", "abstract" : "Species that appear highly specialized on the basis of their phenotype (e.g., morphology, behavior, and physiology) also sometimes act as ecological generalists. This apparent paradox has been used to argue against the importance of competition as a diversifying evolutionary force. We provide an alternative explanation based on optimal foraging theory. Some resources are intrinsically easy to use and are widely preferred, while others require specialized phenotypic traits on the part of the consumer. This asymmetry allows optimally foraging consumers to evolve phenotypic specializations on nonpreferred resources without greatly compromising their ability to use preferred resources. The evolution of phenotypic specialization on nonpreferred resources can be driven by competition, but the specialists act as ecological generalists whenever their preferred resources are available. Our model identifies at least three different concepts of specialization that need to be distinguished, based on diet, prey utilization efficiencies, and phenotypic adaptations. The relationships among these concepts are complex and often counterintuitive. Specialists should often reject the very resources that they have evolved traits to use. The most extreme phenotypic specializations should occur in the absence of a trade-off between using preferred and nonpreferred resources. Our model may explain why extreme phenotypic-specializations evolve more often in fish communities than in terrestrial vertebrate communities and provides a mechanism whereby species can coexist in stable communities despite common preferences for some resources.", "author" : [ { "dropping-particle" : "", "family" : "Robinson", "given" : "B W", "non-dropping-particle" : "", "parse-names" : false, "suffix" : "" }, { "dropping-particle" : "", "family" : "Wilson", "given" : "D S", "non-dropping-particle" : "", "parse-names" : false, "suffix" : "" } ], "container-title" : "The American Naturalist", "id" : "ITEM-1", "issue" : "3", "issued" : { "date-parts" : [ [ "1998", "3" ] ] }, "page" : "223-35", "title" : "Optimal foraging, specialization, and a solution to Liem's paradox.", "type" : "article-journal", "volume" : "151" }, "uris" : [ "http://www.mendeley.com/documents/?uuid=a74896dc-3a10-429f-a95e-7cb97cc9237b" ] }, { "id" : "ITEM-2", "itemData" : { "DOI" : "10.1016/j.tree.2007.11.003", "ISSN" : "0169-5347", "PMID" : "18262307", "abstract" : "Most studies of plant community assembly have focused on how the abiotic aspects of a habitat (e.g. soil moisture or mineral composition) or direct interactions among plants in a community (e.g. competition for space or nutrients) influence which species establish and persist, but they have tended to neglect indirect interactions such as those mediated by pollinators. We address three types of plant-pollinator interactions--filtering, facilitation and competitive exclusion--and their predicted impacts on communities. The few available studies that address how pollinator-mediated interactions limit or promote plant species establishment and persistence provide support for many of these predictions. An integrated framework for understanding plant community assembly needs to incorporate abiotic and biotic interactions, including plant-pollinator and other plant-animal interactions.", "author" : [ { "dropping-particle" : "", "family" : "Sargent", "given" : "Risa D", "non-dropping-particle" : "", "parse-names" : false, "suffix" : "" }, { "dropping-particle" : "", "family" : "Ackerly", "given" : "David D", "non-dropping-particle" : "", "parse-names" : false, "suffix" : "" } ], "container-title" : "Trends in ecology &amp; evolution", "id" : "ITEM-2", "issue" : "3", "issued" : { "date-parts" : [ [ "2008", "3" ] ] }, "note" : "From Duplicate 3 (Plant-pollinator interactions and the assembly of plant communities. - Sargent, Risa D; Ackerly, David D)\n\nNice citations\n\n\nFeinsinger, P. (1983) Coevolution and pollination. In Coevolution (Futuyma, D.J. and Slatkin, M., eds), Sinauer\nSargent, R.D. and Vamosi, J.C. The influence of canopy position, pollinator syndrome, and region on evolutionary transitions in pollinator\n\n\nPhylogenetic studies play a valuable role in understand-\ning the relationships among speciation, trait evolution and community assembly. One striking pattern in the New World is the number of flowering plant lineages in which the evolution of hummingbird pollination appears to be followed by an increased rate of speciation [54]. In many of these lineages it has been demonstrated that humming- bird pollination arose multiple times independently [55,56]. Furthermore, prezygotic pollinator isolation (see Glossary) appears to facilitate sympatry of congeners, vastly improving the ability of close relatives to coexist [57]. However, many neotropical plant lineages have no specialized hummingbird-pollinated species [54], illustrat- ing that differences in traits and community structure are influenced not only by environmental differences but also by intrinsic differences among lineages\n\n\nGleeson, S.K. (1981) Character displacement in flowering phenologies. Oecologia\n\n\nKay, K.M. (2006) Reproductive isolation between two closely related hummingbird-pollinated neotropical gingers. Evolution 60, 538\u2013552\n\n\nPerret, M. et al. (2007) The geographical pattern of speciation and floral diversification in the neotropics: The tribe Sinningieae (Gesneriaceae) as a case study. Evolution 61, 1641\u20131660\n\n\nstaggered flowering phenology by species in a community can operate as a form of diffuse facilitation by maintaining a consistent pollinator community through- out the flowering period [35\u201337]. Interestingly, the aggre- gation of flowering schedules among plant species in a community has also been reported, which could function as pollinator-mediated facilitation if pollinator attraction at the community level is improved by the mass flowering [38]. Ultimately, whether the community-level flowering pattern tends to be staggered or aggregated is likely to be a joint outcome of the processes of facilitation and compe- tition", "page" : "123-30", "title" : "Plant-pollinator interactions and the assembly of plant communities.", "type" : "article-journal", "volume" : "23" }, "uris" : [ "http://www.mendeley.com/documents/?uuid=b790101f-0cd3-4a1c-b82a-8d5c097fcf6e" ] } ], "mendeley" : { "formattedCitation" : "(Robinson &amp; Wilson 1998; Sargent &amp; Ackerly 2008)", "plainTextFormattedCitation" : "(Robinson &amp; Wilson 1998; Sargent &amp; Ackerly 2008)", "previouslyFormattedCitation" : "(Robinson &amp; Wilson 1998; Sargent &amp; Ackerly 2008)" }, "properties" : { "noteIndex" : 0 }, "schema" : "https://github.com/citation-style-language/schema/raw/master/csl-citation.json" }</w:instrText>
      </w:r>
      <w:r w:rsidRPr="0049361E">
        <w:fldChar w:fldCharType="separate"/>
      </w:r>
      <w:r w:rsidRPr="0049361E">
        <w:rPr>
          <w:noProof/>
        </w:rPr>
        <w:t>(Robinson &amp; Wilson 1998; Sargent &amp; Ackerly 2008)</w:t>
      </w:r>
      <w:r w:rsidRPr="0049361E">
        <w:fldChar w:fldCharType="end"/>
      </w:r>
      <w:r w:rsidRPr="0049361E">
        <w:t>.</w:t>
      </w:r>
      <w:r>
        <w:t xml:space="preserve"> Here we investigate the matching between hummingbird bill lengths and flower corolla lengths during annual cycles of flower abundance in a tropical cloud forest. When the difference between a hummingbird bill length and flower corolla length is small, the flower is considered a well-matched resource; if the difference is large, it is considered a poorly-matched resource. </w:t>
      </w:r>
    </w:p>
    <w:p w14:paraId="7FDACA9E" w14:textId="3CFBD8F5" w:rsidR="00997809" w:rsidRDefault="00997809" w:rsidP="00997809">
      <w:pPr>
        <w:ind w:left="0" w:firstLine="720"/>
      </w:pPr>
      <w:r>
        <w:t xml:space="preserve">The relationship between trait-matching and resource availability depends on the composition of resource pulses, the morphological characteristics of these resources, and the foraging strategies of competing consumer species </w:t>
      </w:r>
      <w:r>
        <w:fldChar w:fldCharType="begin" w:fldLock="1"/>
      </w:r>
      <w:r>
        <w:instrText>ADDIN CSL_CITATION { "citationItems" : [ { "id" : "ITEM-1", "itemData" : { "DOI" : "10.1111/j.1461-0248.2009.01428.x", "ISSN" : "1461-0248", "PMID" : "20455919", "abstract" : "More diverse communities of consumers typically use more resources, which often is attributed to resource partitioning. However, experimentally demonstrating this role of resource partitioning in diverse communities has been difficult. We used an experimental response-surface design, varying intra- and interspecific consumer densities, to compare patterns of resource exploitation between simple and diverse communities of aphid predators. With increasing density, each single consumer species rapidly plateaued in its ability to extract more resources. This suggests intraspecific competition for a subset of the resource pool, a hallmark of resource partitioning. In contrast, more diverse-predator communities achieved greater overall resource depletion. By statistically fitting mechanistic models to the data, we demonstrated that resource partitioning rather than facilitation provides the better explanation for the observed differences in resource use between simple and diverse communities. This model-fitting approach also allowed us to quantify overlap in resource use by different consumer species.", "author" : [ { "dropping-particle" : "", "family" : "Northfield", "given" : "Tobin D", "non-dropping-particle" : "", "parse-names" : false, "suffix" : "" }, { "dropping-particle" : "", "family" : "Snyder", "given" : "Gretchen B", "non-dropping-particle" : "", "parse-names" : false, "suffix" : "" }, { "dropping-particle" : "", "family" : "Ives", "given" : "Anthony R", "non-dropping-particle" : "", "parse-names" : false, "suffix" : "" }, { "dropping-particle" : "", "family" : "Snyder", "given" : "William E", "non-dropping-particle" : "", "parse-names" : false, "suffix" : "" } ], "container-title" : "Ecology Letters", "id" : "ITEM-1", "issue" : "3", "issued" : { "date-parts" : [ [ "2010", "3" ] ] }, "page" : "338-48", "title" : "Niche saturation reveals resource partitioning among consumers.", "type" : "article-journal", "volume" : "13" }, "uris" : [ "http://www.mendeley.com/documents/?uuid=3b83ebb4-4e14-4e99-94d9-47d99c50d5f0" ] }, { "id" : "ITEM-2", "itemData" : { "DOI" : "10.1086/286113", "ISBN" : "0003-0147", "ISSN" : "0003-0147", "PMID" : "18811353", "abstract" : "Species that appear highly specialized on the basis of their phenotype (e.g., morphology, behavior, and physiology) also sometimes act as ecological generalists. This apparent paradox has been used to argue against the importance of competition as a diversifying evolutionary force. We provide an alternative explanation based on optimal foraging theory. Some resources are intrinsically easy to use and are widely preferred, while others require specialized phenotypic traits on the part of the consumer. This asymmetry allows optimally foraging consumers to evolve phenotypic specializations on nonpreferred resources without greatly compromising their ability to use preferred resources. The evolution of phenotypic specialization on nonpreferred resources can be driven by competition, but the specialists act as ecological generalists whenever their preferred resources are available. Our model identifies at least three different concepts of specialization that need to be distinguished, based on diet, prey utilization efficiencies, and phenotypic adaptations. The relationships among these concepts are complex and often counterintuitive. Specialists should often reject the very resources that they have evolved traits to use. The most extreme phenotypic specializations should occur in the absence of a trade-off between using preferred and nonpreferred resources. Our model may explain why extreme phenotypic-specializations evolve more often in fish communities than in terrestrial vertebrate communities and provides a mechanism whereby species can coexist in stable communities despite common preferences for some resources.", "author" : [ { "dropping-particle" : "", "family" : "Robinson", "given" : "B W", "non-dropping-particle" : "", "parse-names" : false, "suffix" : "" }, { "dropping-particle" : "", "family" : "Wilson", "given" : "D S", "non-dropping-particle" : "", "parse-names" : false, "suffix" : "" } ], "container-title" : "The American Naturalist", "id" : "ITEM-2", "issue" : "3", "issued" : { "date-parts" : [ [ "1998", "3" ] ] }, "page" : "223-35", "title" : "Optimal foraging, specialization, and a solution to Liem's paradox.", "type" : "article-journal", "volume" : "151" }, "uris" : [ "http://www.mendeley.com/documents/?uuid=a74896dc-3a10-429f-a95e-7cb97cc9237b" ] }, { "id" : "ITEM-3", "itemData" : { "DOI" : "10.1111/j.1461-0248.2012.01760.x", "ISSN" : "1461023X", "author" : [ { "dropping-particle" : "", "family" : "Tinker", "given" : "M.", "non-dropping-particle" : "", "parse-names" : false, "suffix" : "" }, { "dropping-particle" : "", "family" : "Guimar\u00e3es", "given" : "Paulo R.", "non-dropping-particle" : "", "parse-names" : false, "suffix" : "" }, { "dropping-particle" : "", "family" : "Novak", "given" : "Mark", "non-dropping-particle" : "", "parse-names" : false, "suffix" : "" }, { "dropping-particle" : "", "family" : "Marquitti", "given" : "Flavia Maria Darcie", "non-dropping-particle" : "", "parse-names" : false, "suffix" : "" }, { "dropping-particle" : "", "family" : "Bodkin", "given" : "James L.", "non-dropping-particle" : "", "parse-names" : false, "suffix" : "" }, { "dropping-particle" : "", "family" : "Staedler", "given" : "Michelle", "non-dropping-particle" : "", "parse-names" : false, "suffix" : "" }, { "dropping-particle" : "", "family" : "Bentall", "given" : "Gena", "non-dropping-particle" : "", "parse-names" : false, "suffix" : "" }, { "dropping-particle" : "", "family" : "Estes", "given" : "James A.", "non-dropping-particle" : "", "parse-names" : false, "suffix" : "" } ], "container-title" : "Ecology Letters", "id" : "ITEM-3", "issue" : "5", "issued" : { "date-parts" : [ [ "2012", "5" ] ] }, "page" : "475-483", "title" : "Structure and mechanism of diet specialisation: testing models of individual variation in resource use with sea otters", "type" : "article-journal", "volume" : "15" }, "uris" : [ "http://www.mendeley.com/documents/?uuid=ec063735-5ad6-4196-9f5d-76983a9d1e5e" ] } ], "mendeley" : { "formattedCitation" : "(Robinson &amp; Wilson 1998; Northfield &lt;i&gt;et al.&lt;/i&gt; 2010; Tinker &lt;i&gt;et al.&lt;/i&gt; 2012)", "plainTextFormattedCitation" : "(Robinson &amp; Wilson 1998; Northfield et al. 2010; Tinker et al. 2012)", "previouslyFormattedCitation" : "(Robinson &amp; Wilson 1998; Northfield &lt;i&gt;et al.&lt;/i&gt; 2010; Tinker &lt;i&gt;et al.&lt;/i&gt; 2012)" }, "properties" : { "noteIndex" : 0 }, "schema" : "https://github.com/citation-style-language/schema/raw/master/csl-citation.json" }</w:instrText>
      </w:r>
      <w:r>
        <w:fldChar w:fldCharType="separate"/>
      </w:r>
      <w:r w:rsidRPr="00AB3AC7">
        <w:rPr>
          <w:noProof/>
        </w:rPr>
        <w:t xml:space="preserve">(Robinson &amp; Wilson 1998; Northfield </w:t>
      </w:r>
      <w:r w:rsidRPr="00AB3AC7">
        <w:rPr>
          <w:i/>
          <w:noProof/>
        </w:rPr>
        <w:t>et al.</w:t>
      </w:r>
      <w:r w:rsidRPr="00AB3AC7">
        <w:rPr>
          <w:noProof/>
        </w:rPr>
        <w:t xml:space="preserve"> 2010; Tinker </w:t>
      </w:r>
      <w:r w:rsidRPr="00AB3AC7">
        <w:rPr>
          <w:i/>
          <w:noProof/>
        </w:rPr>
        <w:t>et al.</w:t>
      </w:r>
      <w:r w:rsidRPr="00AB3AC7">
        <w:rPr>
          <w:noProof/>
        </w:rPr>
        <w:t xml:space="preserve"> 2012)</w:t>
      </w:r>
      <w:r>
        <w:fldChar w:fldCharType="end"/>
      </w:r>
      <w:r>
        <w:t xml:space="preserve">. Niche theory suggests that consumer species should preferentially forage on well-matched resources due to low handling times and a superior ability to extract nutrients </w:t>
      </w:r>
      <w:r>
        <w:fldChar w:fldCharType="begin" w:fldLock="1"/>
      </w:r>
      <w:r w:rsidR="00DF5352">
        <w:instrText>ADDIN CSL_CITATION { "citationItems" : [ { "id" : "ITEM-1", "itemData" : { "DOI" : "10.1086/285705", "ISBN" : "00030147", "ISSN" : "0003-0147", "PMID" : "1466", "abstract" : "Because mechanistic models of interspecific interactions are often complex, one should deliberately seek simple unifying principles that transcend system-specific details. Earlier work on resource competition has led to the \"R* rule,\" which states that a dominant competitor suppresses resources to a lower level than any other competing species. This rule describes the outcome of even ornate models of competition. Here we show that analogous simple rules can characterize systems with predation. We first demonstrate, for a simple two-prey, one-predator model without resource competition but with a predator numerical response leading to apparent competition, that the winning prey supports (and withstands) the higher predator density; that is, the outcome is described by a \"P* rule.\" We then develop a general model in which predation is inflicted evenhandedly on two prey species competing for a single resource and show that the R* and P* rules hold: the winning prey both depresses resources to the lowest level and sustains the higher predator density. We next examine a more complex model with differential predation. Assuming a closed system (i.e., a fixed nutrient pool), we portray the four- dimensional system dynamics in a two-dimensional graphical model, and we assess the domain of applicability of simple dominance rules in more complex systems. We address the generality of our conclusions and end by examining the implications of different, reasonable biological constraints for community structure.", "author" : [ { "dropping-particle" : "", "family" : "Holt", "given" : "Robert D.", "non-dropping-particle" : "", "parse-names" : false, "suffix" : "" }, { "dropping-particle" : "", "family" : "Grover", "given" : "James", "non-dropping-particle" : "", "parse-names" : false, "suffix" : "" }, { "dropping-particle" : "", "family" : "Tilman", "given" : "David", "non-dropping-particle" : "", "parse-names" : false, "suffix" : "" } ], "container-title" : "The American Naturalist", "id" : "ITEM-1", "issue" : "5", "issued" : { "date-parts" : [ [ "1994" ] ] }, "page" : "741", "title" : "Simple Rules for Interspecific Dominance in Systems with Exploitative and Apparent Competition", "type" : "article-journal", "volume" : "144" }, "uris" : [ "http://www.mendeley.com/documents/?uuid=e32425d9-e637-489d-a88c-d550b09412f1" ] }, { "id" : "ITEM-2", "itemData" : { "author" : [ { "dropping-particle" : "", "family" : "MacArthur", "given" : "RH", "non-dropping-particle" : "", "parse-names" : false, "suffix" : "" } ], "container-title" : "Ecology", "id" : "ITEM-2", "issue" : "4", "issued" : { "date-parts" : [ [ "1958" ] ] }, "page" : "599-619", "title" : "Population ecology of some warblers of northeastern coniferous forests", "type" : "article-journal", "volume" : "39" }, "uris" : [ "http://www.mendeley.com/documents/?uuid=0f5d351e-c167-467e-b9f1-9c4364a90be1" ] }, { "id" : "ITEM-3", "itemData" : { "DOI" : "10.1146/annurev.ecolsys.31.1.343", "ISBN" : "0309051908", "ISSN" : "0066-4162", "PMID" : "10966460", "abstract" : "The focus of most ideas on diversity maintenance is species coexis- tence, which may be stable or unstable. Stable coexistence can be quantified by the long-term rates at which community members recover from low density. Quantifica- tion shows that coexistence mechanisms function in two major ways: They may be (a) equalizing because they tend to minimize average fitness differences between species, or (b) stabilizing because they tend to increase negative intraspecific inter- actions relative to negative interspecific interactions. Stabilizing mechanisms are es- 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 istence invite a broader view of diversity maintenance incorporating species turnover", "author" : [ { "dropping-particle" : "", "family" : "Chesson", "given" : "Peter", "non-dropping-particle" : "", "parse-names" : false, "suffix" : "" } ], "container-title" : "Annual Review of Ecology and Systematics", "id" : "ITEM-3", "issued" : { "date-parts" : [ [ "2000" ] ] }, "page" : "343-366", "title" : "Mechanisms of Maintenance of Species Diversity", "type" : "article-journal", "volume" : "31" }, "uris" : [ "http://www.mendeley.com/documents/?uuid=76647346-29d3-4cff-a002-409e40b4b7df" ] } ], "mendeley" : { "formattedCitation" : "(MacArthur 1958; Holt, Grover &amp; Tilman 1994; Chesson 2000)", "plainTextFormattedCitation" : "(MacArthur 1958; Holt, Grover &amp; Tilman 1994; Chesson 2000)", "previouslyFormattedCitation" : "(MacArthur 1958; Holt, Grover &amp; Tilman 1994; Chesson 2000)" }, "properties" : { "noteIndex" : 0 }, "schema" : "https://github.com/citation-style-language/schema/raw/master/csl-citation.json" }</w:instrText>
      </w:r>
      <w:r>
        <w:fldChar w:fldCharType="separate"/>
      </w:r>
      <w:r w:rsidR="00637CA1" w:rsidRPr="00637CA1">
        <w:rPr>
          <w:noProof/>
        </w:rPr>
        <w:t>(MacArthur 1958; Holt, Grover &amp; Tilman 1994; Chesson 2000)</w:t>
      </w:r>
      <w:r>
        <w:fldChar w:fldCharType="end"/>
      </w:r>
      <w:r>
        <w:t>. If seasonal pulses are dominated by well-matched resources</w:t>
      </w:r>
      <w:r w:rsidRPr="00C95B70">
        <w:t xml:space="preserve">, </w:t>
      </w:r>
      <w:r>
        <w:t xml:space="preserve">a consumer </w:t>
      </w:r>
      <w:r w:rsidRPr="00C95B70">
        <w:t xml:space="preserve">species should abandon </w:t>
      </w:r>
      <w:r>
        <w:t>poorly-matched</w:t>
      </w:r>
      <w:r w:rsidRPr="00C95B70">
        <w:t xml:space="preserve"> resources</w:t>
      </w:r>
      <w:r>
        <w:t xml:space="preserve">, leading to reduced niche overlap among morphologically different species (Fig. 1a). </w:t>
      </w:r>
      <w:r w:rsidRPr="00C14570">
        <w:t xml:space="preserve">Alternatively, </w:t>
      </w:r>
      <w:r>
        <w:t xml:space="preserve">if seasonal pulses are dominated by poorly-matched resources, but </w:t>
      </w:r>
      <w:r w:rsidRPr="00C14570">
        <w:t xml:space="preserve">the negative impact of </w:t>
      </w:r>
      <w:r>
        <w:t>reduced foraging efficiency is</w:t>
      </w:r>
      <w:r w:rsidRPr="00C14570">
        <w:t xml:space="preserve"> minimal</w:t>
      </w:r>
      <w:r>
        <w:t xml:space="preserve">, a consumer </w:t>
      </w:r>
      <w:r w:rsidRPr="00C14570">
        <w:t xml:space="preserve">species </w:t>
      </w:r>
      <w:r>
        <w:t xml:space="preserve">might </w:t>
      </w:r>
      <w:r w:rsidRPr="00C14570">
        <w:t xml:space="preserve">reduce </w:t>
      </w:r>
      <w:r>
        <w:t>its</w:t>
      </w:r>
      <w:r w:rsidRPr="00C14570">
        <w:t xml:space="preserve"> preference for </w:t>
      </w:r>
      <w:r>
        <w:t xml:space="preserve">rarer </w:t>
      </w:r>
      <w:r w:rsidRPr="00C14570">
        <w:t>well-matched resources</w:t>
      </w:r>
      <w:r w:rsidRPr="0082585A">
        <w:t xml:space="preserve"> </w:t>
      </w:r>
      <w:r w:rsidRPr="00C14570">
        <w:fldChar w:fldCharType="begin" w:fldLock="1"/>
      </w:r>
      <w:r>
        <w:instrText>ADDIN CSL_CITATION { "citationItems" : [ { "id" : "ITEM-1", "itemData" : { "DOI" : "10.1086/286113", "ISBN" : "0003-0147", "ISSN" : "0003-0147", "PMID" : "18811353", "abstract" : "Species that appear highly specialized on the basis of their phenotype (e.g., morphology, behavior, and physiology) also sometimes act as ecological generalists. This apparent paradox has been used to argue against the importance of competition as a diversifying evolutionary force. We provide an alternative explanation based on optimal foraging theory. Some resources are intrinsically easy to use and are widely preferred, while others require specialized phenotypic traits on the part of the consumer. This asymmetry allows optimally foraging consumers to evolve phenotypic specializations on nonpreferred resources without greatly compromising their ability to use preferred resources. The evolution of phenotypic specialization on nonpreferred resources can be driven by competition, but the specialists act as ecological generalists whenever their preferred resources are available. Our model identifies at least three different concepts of specialization that need to be distinguished, based on diet, prey utilization efficiencies, and phenotypic adaptations. The relationships among these concepts are complex and often counterintuitive. Specialists should often reject the very resources that they have evolved traits to use. The most extreme phenotypic specializations should occur in the absence of a trade-off between using preferred and nonpreferred resources. Our model may explain why extreme phenotypic-specializations evolve more often in fish communities than in terrestrial vertebrate communities and provides a mechanism whereby species can coexist in stable communities despite common preferences for some resources.", "author" : [ { "dropping-particle" : "", "family" : "Robinson", "given" : "B W", "non-dropping-particle" : "", "parse-names" : false, "suffix" : "" }, { "dropping-particle" : "", "family" : "Wilson", "given" : "D S", "non-dropping-particle" : "", "parse-names" : false, "suffix" : "" } ], "container-title" : "The American Naturalist", "id" : "ITEM-1", "issue" : "3", "issued" : { "date-parts" : [ [ "1998", "3" ] ] }, "page" : "223-35", "title" : "Optimal foraging, specialization, and a solution to Liem's paradox.", "type" : "article-journal", "volume" : "151" }, "uris" : [ "http://www.mendeley.com/documents/?uuid=a74896dc-3a10-429f-a95e-7cb97cc9237b" ] } ], "mendeley" : { "formattedCitation" : "(Robinson &amp; Wilson 1998)", "plainTextFormattedCitation" : "(Robinson &amp; Wilson 1998)", "previouslyFormattedCitation" : "(Robinson &amp; Wilson 1998)" }, "properties" : { "noteIndex" : 0 }, "schema" : "https://github.com/citation-style-language/schema/raw/master/csl-citation.json" }</w:instrText>
      </w:r>
      <w:r w:rsidRPr="00C14570">
        <w:fldChar w:fldCharType="separate"/>
      </w:r>
      <w:r w:rsidRPr="00C14570">
        <w:rPr>
          <w:noProof/>
        </w:rPr>
        <w:t>(Robinson &amp; Wilson 1998)</w:t>
      </w:r>
      <w:r w:rsidRPr="00C14570">
        <w:fldChar w:fldCharType="end"/>
      </w:r>
      <w:r>
        <w:t>.</w:t>
      </w:r>
      <w:r w:rsidRPr="00C14570">
        <w:t xml:space="preserve"> </w:t>
      </w:r>
      <w:r>
        <w:t xml:space="preserve">This pattern would lead to increased niche overlap among morphologically different consumer species (Fig. 1b) </w:t>
      </w:r>
      <w:r>
        <w:fldChar w:fldCharType="begin" w:fldLock="1"/>
      </w:r>
      <w:r>
        <w:instrText>ADDIN CSL_CITATION { "citationItems" : [ { "id" : "ITEM-1", "itemData" : { "DOI" : "10.2307/1941098", "ISBN" : "0012-9658", "ISSN" : "00129658", "abstract" : "Simple theoretical models are used to explore the effect of changed food density on optimal foraging effort when a forager faces a trade-off between energy (nutrient) gain and risk of mortality. Models of simple iteroparous and semelparous life histories show that the optimal effort or amount of risk may increase or decrease with increasing food density. Increases are more likely for iteroparous than for semelparous life histories, and are more likely when the increase in food availability is of short duration. The possibility of starvation makes it more likely that foraging effort will decrease with increasing food density. Organisms whose foraging goal is to minimize mortality are especially unlikely to increase effort in response to increased food availability. If there is a cost associated with the amount of food ingested, effort is more likely to decrease with increasing food. Some limitations of previous theoretical treatments of the foraging effort question are discussed. Previous experimental results illustrate the full range of responses to food density predicted here.", "author" : [ { "dropping-particle" : "", "family" : "Abrams", "given" : "Peter A", "non-dropping-particle" : "", "parse-names" : false, "suffix" : "" } ], "container-title" : "Ecology", "id" : "ITEM-1", "issue" : "4", "issued" : { "date-parts" : [ [ "1991" ] ] }, "page" : "1242-1252", "title" : "Life-History and the relationship between food availability and foraging effort", "type" : "article-journal", "volume" : "72" }, "uris" : [ "http://www.mendeley.com/documents/?uuid=ae78ed3f-1dc7-4686-a9b5-2598e2e060c1" ] }, { "id" : "ITEM-2", "itemData" : { "author" : [ { "dropping-particle" : "", "family" : "Schoener", "given" : "Thomas W", "non-dropping-particle" : "", "parse-names" : false, "suffix" : "" } ], "container-title" : "Annual Review of Ecology and Systematics", "id" : "ITEM-2", "issue" : "1971", "issued" : { "date-parts" : [ [ "1971" ] ] }, "page" : "369-404", "title" : "Theory of Feeding Strategies", "type" : "article-journal", "volume" : "2" }, "uris" : [ "http://www.mendeley.com/documents/?uuid=9d3a3b4e-1eae-4f95-ab04-c3a374e66565" ] } ], "mendeley" : { "formattedCitation" : "(Schoener 1971; Abrams 1991)", "plainTextFormattedCitation" : "(Schoener 1971; Abrams 1991)", "previouslyFormattedCitation" : "(Schoener 1971; Abrams 1991)" }, "properties" : { "noteIndex" : 0 }, "schema" : "https://github.com/citation-style-language/schema/raw/master/csl-citation.json" }</w:instrText>
      </w:r>
      <w:r>
        <w:fldChar w:fldCharType="separate"/>
      </w:r>
      <w:r w:rsidRPr="00AB3AC7">
        <w:rPr>
          <w:noProof/>
        </w:rPr>
        <w:t>(Schoener 1971; Abrams 1991)</w:t>
      </w:r>
      <w:r>
        <w:fldChar w:fldCharType="end"/>
      </w:r>
      <w:r w:rsidRPr="00C14570">
        <w:t xml:space="preserve">. </w:t>
      </w:r>
      <w:r>
        <w:t>Finally, i</w:t>
      </w:r>
      <w:r w:rsidRPr="00C14570">
        <w:t xml:space="preserve">f </w:t>
      </w:r>
      <w:r>
        <w:t>the costs</w:t>
      </w:r>
      <w:r w:rsidRPr="00C14570">
        <w:t xml:space="preserve"> </w:t>
      </w:r>
      <w:r>
        <w:t>of</w:t>
      </w:r>
      <w:r w:rsidRPr="00C14570">
        <w:t xml:space="preserve"> foraging </w:t>
      </w:r>
      <w:r>
        <w:t>on poorly-matched resources are large</w:t>
      </w:r>
      <w:r w:rsidRPr="00C14570">
        <w:t>,</w:t>
      </w:r>
      <w:r>
        <w:t xml:space="preserve"> </w:t>
      </w:r>
      <w:r w:rsidRPr="00C14570">
        <w:t>then</w:t>
      </w:r>
      <w:r>
        <w:t xml:space="preserve"> a consumer </w:t>
      </w:r>
      <w:r w:rsidRPr="00C14570">
        <w:t xml:space="preserve">species </w:t>
      </w:r>
      <w:r>
        <w:t>may forage on well-matched resources</w:t>
      </w:r>
      <w:r w:rsidRPr="00C14570">
        <w:t xml:space="preserve"> regardless of </w:t>
      </w:r>
      <w:r>
        <w:t xml:space="preserve">relative </w:t>
      </w:r>
      <w:r w:rsidRPr="00C14570">
        <w:t xml:space="preserve">resource </w:t>
      </w:r>
      <w:r>
        <w:t>availability</w:t>
      </w:r>
      <w:r w:rsidRPr="00C14570">
        <w:t xml:space="preserve"> </w:t>
      </w:r>
      <w:r>
        <w:fldChar w:fldCharType="begin" w:fldLock="1"/>
      </w:r>
      <w:r>
        <w:instrText>ADDIN CSL_CITATION { "citationItems" : [ { "id" : "ITEM-1", "itemData" : { "DOI" : "10.2307/2678832", "ISBN" : "1630130044", "ISSN" : "10773711", "PMID" : "17891731", "abstract" : "Species are often faced with an evolutionary trade-off between performing a few activities well (specialists) and many activities poorly (generalists). This trade-off is a central concern for evolutionary ecologists interested in the coexis- tence of species and the coexistence of genotypes within species. At least four factors that influence the relative fitness of generalists and specialists have been identifie", "author" : [ { "dropping-particle" : "", "family" : "Wilson", "given" : "David Sloan", "non-dropping-particle" : "", "parse-names" : false, "suffix" : "" }, { "dropping-particle" : "", "family" : "Yoshimura", "given" : "Jin", "non-dropping-particle" : "", "parse-names" : false, "suffix" : "" } ], "container-title" : "The American Naturalist", "id" : "ITEM-1", "issue" : "4", "issued" : { "date-parts" : [ [ "1994" ] ] }, "page" : "692-707", "title" : "On the Coexistance of Specialists and Generalists", "type" : "article-journal", "volume" : "144" }, "uris" : [ "http://www.mendeley.com/documents/?uuid=c203c6c0-1ae7-47cc-9990-fd8f3bb31fb2" ] } ], "mendeley" : { "formattedCitation" : "(Wilson &amp; Yoshimura 1994)", "plainTextFormattedCitation" : "(Wilson &amp; Yoshimura 1994)", "previouslyFormattedCitation" : "(Wilson &amp; Yoshimura 1994)" }, "properties" : { "noteIndex" : 0 }, "schema" : "https://github.com/citation-style-language/schema/raw/master/csl-citation.json" }</w:instrText>
      </w:r>
      <w:r>
        <w:fldChar w:fldCharType="separate"/>
      </w:r>
      <w:r w:rsidRPr="00CE7E65">
        <w:rPr>
          <w:noProof/>
        </w:rPr>
        <w:t>(Wilson &amp; Yoshimura 1994)</w:t>
      </w:r>
      <w:r>
        <w:fldChar w:fldCharType="end"/>
      </w:r>
      <w:r>
        <w:t>.</w:t>
      </w:r>
      <w:r w:rsidRPr="00C14570">
        <w:t xml:space="preserve"> </w:t>
      </w:r>
      <w:r>
        <w:t xml:space="preserve">In this scenario, there would be </w:t>
      </w:r>
      <w:r w:rsidRPr="00C14570">
        <w:t xml:space="preserve">no change in niche overlap </w:t>
      </w:r>
      <w:r>
        <w:t>among morphologically different species through time (Fig. 1c).</w:t>
      </w:r>
    </w:p>
    <w:p w14:paraId="079C0663" w14:textId="595E1415" w:rsidR="00997809" w:rsidRDefault="00997809" w:rsidP="00997809">
      <w:pPr>
        <w:ind w:left="0" w:firstLine="720"/>
      </w:pPr>
      <w:r>
        <w:lastRenderedPageBreak/>
        <w:t xml:space="preserve">To evaluate seasonal variation in trait-matching, we collected data on hummingbird-plant interactions from northwest Ecuador. </w:t>
      </w:r>
      <w:r w:rsidRPr="00C14570">
        <w:t>Tropical hummingbirds and their food plants are quintessential examples of diffuse co-evolution, with hummingbird</w:t>
      </w:r>
      <w:r>
        <w:t xml:space="preserve">s </w:t>
      </w:r>
      <w:r w:rsidRPr="00C14570">
        <w:t xml:space="preserve">foraging on flower corollas that </w:t>
      </w:r>
      <w:r>
        <w:t xml:space="preserve">tend to </w:t>
      </w:r>
      <w:r w:rsidRPr="00C14570">
        <w:t xml:space="preserve">match their bill length </w:t>
      </w:r>
      <w:r w:rsidRPr="00C95B70">
        <w:fldChar w:fldCharType="begin" w:fldLock="1"/>
      </w:r>
      <w:r w:rsidRPr="00C95B70">
        <w:instrText xml:space="preserve">ADDIN CSL_CITATION { "citationItems" : [ { "id" : "ITEM-1", "itemData" : { "author" : [ { "dropping-particle" : "", "family" : "Feinsinger", "given" : "Peter", "non-dropping-particle" : "", "parse-names" : false, "suffix" : "" } ], "container-title" : "Ecological Monographs", "id" : "ITEM-1", "issue" : "3", "issued" : { "date-parts" : [ [ "1976" ] ] }, "page" : "257-291", "title" : "Organization of a tropical guild of nectarivorous birds", "type" : "article-journal", "volume" : "46" }, "uris" : [ "http://www.mendeley.com/documents/?uuid=02082cdf-4fb7-4880-804b-6467d8a20070" ] }, { "id" : "ITEM-2", "itemData" : { "DOI" : "10.1098/rspb.2013.2397", "ISSN" : "0962-8452", "PMID" : "24552835", "abstract" : "Understanding the relative importance of multiple processes on structuring species interactions within communities is one of the major challenges in ecology. Here, we evaluated the relative importance of species abundance and forbidden links in structuring a hummingbird-plant interaction network from the Atlantic rainforest in Brazil. Our results show that models incorporating phenological overlapping and morphological matches were more accurate in predicting the observed interactions than models considering species abundance. This means that forbidden links, by imposing constraints on species interactions, play a greater role than species abundance in structuring the ecological network. We also show that using the frequency of interaction as a proxy for species abundance and network metrics to describe the detailed network structure might lead to biased conclusions regarding mechanisms generating network structure. Together, our findings suggest that species abundance can be a less important driver of species interactions in communities than previously thought.", "author" : [ { </w:instrText>
      </w:r>
      <w:r w:rsidRPr="00C95B70">
        <w:lastRenderedPageBreak/>
        <w:instrText xml:space="preserve">"dropping-particle" : "", "family" : "Vizentin-Bugoni", "given" : "J.", "non-dropping-particle" : "", "parse-names" : false, "suffix" : "" }, { "dropping-particle" : "", "family" : "Maruyama", "given" : "P. K.", "non-dropping-particle" : "", "parse-names" : false, "suffix" : "" }, { "dropping-particle" : "", "family" : "Sazima", "given" : "M.", "non-dropping-particle" : "", "parse-names" : false, "suffix" : "" } ], "container-title" : "Proceedings of the Royal Society B: Biological Sciences", "id" : "ITEM-2", "issue" : "1780", "issued" : { "date-parts" : [ [ "2014" ] ] }, "page" : "20132397-20132397", "title" : "Processes entangling interactions in communities: forbidden links are more important than abundance in a hummingbird-plant network", "type" : "article-journal", "volume" : "281" }, "uris" : [ "http://www.mendeley.com/documents/?uuid=e31a8e10-98fb-404f-8250-d070528cf6ad" ] }, { "id" : "ITEM-3", "itemData" : { "DOI" : "10.1111/btp.12170", "ISSN" : "1744-7429", "abstract" : "Complex networks of species interactions might be determined by species traits but also by simple chance meetings governed by species abundances. Although the idea that species traits structure mutualistic networks is appealing, most studies have found abundance to be a major structuring mechanism underlying interaction frequencies. With a well-resolved plant\u2013hummingbird interaction network from the Neotropical savanna in Brazil, we asked whether species morphology, phenology, nectar availability and habitat occupancy and/or abundance best predicted the frequency of interactions. For this, we constructed interaction probability matrices and compared them to the observed plant-hummingbird matrix through a likelihood approach. Furthermore, a recently proposed modularity algorithm for weighted bipartite networks was employed to evaluate whether these factors also scale-up to the formation of modules in the network. Interaction frequencies were best predicted by species morphology, phenology and habitat occupancy, while species abundances and nectar availability performed poorly. The plant\u2013hummingbird network was </w:instrText>
      </w:r>
      <w:r w:rsidRPr="00C95B70">
        <w:lastRenderedPageBreak/>
        <w:instrText xml:space="preserve">modular, and modules were associated to morphological specialization and habitat occupancy. Our findings highlight the importance of traits as determinants of interaction frequencies and network structure, corroborating the results of a previous study on a plant\u2013hummingbird network from the Brazilian Atlantic Forest. Thus, we propose that traits matter more in tropical plant\u2013hummingbird networks than in less specialized systems. To test the generality of this hypothesis, future research could employ geographic or taxonomic cross-system comparisons contrasting networks with known differences in level of specialization.", "author" : [ { "dropping-particle" : "", "family" : "Maruyama", "given" : "Pietro K", "non-dropping-particle" : "", "parse-names" : false, "suffix" : "" }, { "dropping-particle" : "", "family" : "Vizentin-Bugoni", "given" : "Jeferson", "non-dropping-particle" : "", "parse-names" : false, "suffix" : "" }, { "dropping-particle" : "", "family" : "Oliveira", "given" : "Genilda M.", "non-dropping-particle" : "", "parse-names" : false, "suffix" : "" }, { "dropping-particle" : "", "family" : "Oliveira", "given" : "Paulo E", "non-dropping-particle" : "", "parse-names" : false, "suffix" : "" }, { "dropping-particle" : "", "family" : "Dalsgaard", "given" : "Bo", "non-dropping-particle" : "", "parse-names" : false, "suffix" : "" } ], "container-title" : "Biotropica", "id" : "ITEM-3", "issue" : "6", "issued" : { "date-parts" : [ [ "2014" ] ] }, "page" : "740-747", "title" : "Morphological and Spatio-Temporal Mismatches Shape a Neotropical Savanna Plant-Hummingbird Network", "type" : "article-journal", "volume" : "46" }, "uris" : [ "http://www.mendeley.com/documents/?uuid=ad9f7588-d51d-451c-a8a1-af6c1b72d4b4" ] }, { "id" : "ITEM-4", "itemData" : { "DOI" : "10.1890/13-2261.1.sm", "ISBN" : "0012-9658", "ISSN" : "00129658", "abstract" : "Ecological communities are organized in complex ecological networks. Trait-based analyses of the structure of these networks in highly diversified species assemblages are crucial for improving our understanding of the ecological and evolutionary processes causing specialization in mutualistic networks. In </w:instrText>
      </w:r>
      <w:r w:rsidRPr="00C95B70">
        <w:lastRenderedPageBreak/>
        <w:instrText xml:space="preserve">this study, we assessed the importance of morphological traits for structuring plant\u2013hummingbird networks in Neotropical forests by using a novel combination of quantitative analytical approaches. We recorded the visitation of hummingbirds to plant species over an entire year at three different elevations in Costa Rica and constructed quantitative networks based on interaction frequencies. Three morphological traits were measured in hummingbirds (bill length, bill curvature, and body mass) and plants (corolla length, curvature, and volume). We tested the effects of avian morphological traits and abundance on ecological specialization of hummingbird species. All three morphological traits of hummingbirds were positively associated with ecological specialization, especially bill curvature. We tested whether interaction strength in the networks was associated with the degree of trait matching between corresponding pairs of morphological traits in plant and hummingbird species and explore whether this was related to resource handling times by hummingbird species. We found strong and significant associations between interaction strength and the degree of trait matching. Moreover, the degree of trait matching, particularly between bill and corolla length, was associated with the handling time of nectar resources by hummingbirds. Our findings show that bill morphology structures tropical plant\u2013hummingbird networks and patterns of interactions are closely associated with morphological matches between plant and bird species and the efficiency of hummingbirds' resource use. These results are consistent with the findings of seminal studies in plant\u2013hummingbird systems from the neotropics. We conclude that trait-based analyses of quantitative networks contribute to a better mechanistic understanding of the causes of specialization in ecological networks and could be valuable for studying processes of complementary trait evolution in highly diversified species assemblages. Read More: http://www.esajournals.org/doi/abs/10.1890/13-2261.1", "author" : [ { "dropping-particle" : "", </w:instrText>
      </w:r>
      <w:r w:rsidRPr="00C95B70">
        <w:lastRenderedPageBreak/>
        <w:instrText>"family" : "Maglia</w:instrText>
      </w:r>
      <w:r w:rsidRPr="007F0E12">
        <w:rPr>
          <w:lang w:val="it-IT"/>
          <w:rPrChange w:id="13" w:author="Catherine Graham" w:date="2016-12-06T09:55:00Z">
            <w:rPr/>
          </w:rPrChange>
        </w:rPr>
        <w:instrText>nesi", "given" : "Maria Alejandra", "non-dropping-particle" : "", "parse-names" : false, "suffix" : "" }, { "dropping-particle" : "", "family" : "Bluthgen", "given" : "Nico", "non-dropping-particle" : "", "parse-names" : false, "suffix" : "" }, { "dropping-particle" : "", "family" : "Bohning-Gaese", "given" : "Katrin", "non-dropping-particle" : "", "parse-names" : false, "suffix" : "" }, { "dropping-particle" : "", "family" : "Schleuning", "given" : "Matthias", "non-dropping-particle" : "", "parse-names" : false, "suffix" : "" } ], "container-title" : "Ecology", "id" : "ITEM-4", "issue" : "12", "issued" : { "date-parts" : [ [ "2014" ] ] }, "page" : "3325-3334", "title" : "Morphological traits determine specialization and resource use in plant-hummingbird networks in the neotropics", "type" : "article-journal", "volume" : "95" }, "uris" : [ "http://www.mendeley.com/documents/?uuid=e1375f14-af83-4e65-b0d7-08e97e66f961" ] } ], "mendeley" : { "formattedCitation" : "(Feinsinger 1976; Maglianesi &lt;i&gt;et al.&lt;/i&gt; 2014; Maruyama &lt;i&gt;et al.&lt;/i&gt; 2014; Vizentin-Bugoni &lt;i&gt;et al.&lt;/i&gt; 2014)", "plainTextFormattedCitation" : "(Feinsinger 1976; Maglianesi et al. 2014; Maruyama et al. 2014; Vizentin-Bugoni et al. 2014)", "previouslyFormattedCitation" : "(Feinsinger 1976; Maglianesi &lt;i&gt;et al.&lt;/i&gt; 2014; Maruyama &lt;i&gt;et al.&lt;/i&gt; 2014; Vizentin-Bugoni &lt;i&gt;et al.&lt;/i&gt; 2014)" }, "properties" : { "noteIndex" : 0 }, "schema" : "https://github.com/citation-style-language/schema/raw/master/csl-citation.json" }</w:instrText>
      </w:r>
      <w:r w:rsidRPr="00C95B70">
        <w:fldChar w:fldCharType="separate"/>
      </w:r>
      <w:r w:rsidRPr="007F0E12">
        <w:rPr>
          <w:noProof/>
          <w:lang w:val="it-IT"/>
          <w:rPrChange w:id="14" w:author="Catherine Graham" w:date="2016-12-06T09:55:00Z">
            <w:rPr>
              <w:noProof/>
            </w:rPr>
          </w:rPrChange>
        </w:rPr>
        <w:t xml:space="preserve">(Feinsinger 1976; Maglianesi </w:t>
      </w:r>
      <w:r w:rsidRPr="007F0E12">
        <w:rPr>
          <w:i/>
          <w:noProof/>
          <w:lang w:val="it-IT"/>
          <w:rPrChange w:id="15" w:author="Catherine Graham" w:date="2016-12-06T09:55:00Z">
            <w:rPr>
              <w:i/>
              <w:noProof/>
            </w:rPr>
          </w:rPrChange>
        </w:rPr>
        <w:t>et al.</w:t>
      </w:r>
      <w:r w:rsidRPr="007F0E12">
        <w:rPr>
          <w:noProof/>
          <w:lang w:val="it-IT"/>
          <w:rPrChange w:id="16" w:author="Catherine Graham" w:date="2016-12-06T09:55:00Z">
            <w:rPr>
              <w:noProof/>
            </w:rPr>
          </w:rPrChange>
        </w:rPr>
        <w:t xml:space="preserve"> 2014; Maruyama </w:t>
      </w:r>
      <w:r w:rsidRPr="007F0E12">
        <w:rPr>
          <w:i/>
          <w:noProof/>
          <w:lang w:val="it-IT"/>
          <w:rPrChange w:id="17" w:author="Catherine Graham" w:date="2016-12-06T09:55:00Z">
            <w:rPr>
              <w:i/>
              <w:noProof/>
            </w:rPr>
          </w:rPrChange>
        </w:rPr>
        <w:t>et al.</w:t>
      </w:r>
      <w:r w:rsidRPr="007F0E12">
        <w:rPr>
          <w:noProof/>
          <w:lang w:val="it-IT"/>
          <w:rPrChange w:id="18" w:author="Catherine Graham" w:date="2016-12-06T09:55:00Z">
            <w:rPr>
              <w:noProof/>
            </w:rPr>
          </w:rPrChange>
        </w:rPr>
        <w:t xml:space="preserve"> 2014; Vizentin-Bugoni </w:t>
      </w:r>
      <w:r w:rsidRPr="007F0E12">
        <w:rPr>
          <w:i/>
          <w:noProof/>
          <w:lang w:val="it-IT"/>
          <w:rPrChange w:id="19" w:author="Catherine Graham" w:date="2016-12-06T09:55:00Z">
            <w:rPr>
              <w:i/>
              <w:noProof/>
            </w:rPr>
          </w:rPrChange>
        </w:rPr>
        <w:t>et al.</w:t>
      </w:r>
      <w:r w:rsidRPr="007F0E12">
        <w:rPr>
          <w:noProof/>
          <w:lang w:val="it-IT"/>
          <w:rPrChange w:id="20" w:author="Catherine Graham" w:date="2016-12-06T09:55:00Z">
            <w:rPr>
              <w:noProof/>
            </w:rPr>
          </w:rPrChange>
        </w:rPr>
        <w:t xml:space="preserve"> 2014)</w:t>
      </w:r>
      <w:r w:rsidRPr="00C95B70">
        <w:fldChar w:fldCharType="end"/>
      </w:r>
      <w:r w:rsidRPr="007F0E12">
        <w:rPr>
          <w:lang w:val="it-IT"/>
          <w:rPrChange w:id="21" w:author="Catherine Graham" w:date="2016-12-06T09:55:00Z">
            <w:rPr/>
          </w:rPrChange>
        </w:rPr>
        <w:t xml:space="preserve">. </w:t>
      </w:r>
      <w:r w:rsidRPr="00C95B70">
        <w:t>In tropical montane forests, the timing of mass flowering is related to</w:t>
      </w:r>
      <w:r>
        <w:t xml:space="preserve"> annual cycles of precipitation </w:t>
      </w:r>
      <w:r w:rsidRPr="00C14570">
        <w:fldChar w:fldCharType="begin" w:fldLock="1"/>
      </w:r>
      <w:r w:rsidR="00DF5352">
        <w:instrText>ADDIN CSL_CITATION { "citationItems" : [ { "id" : "ITEM-1", "itemData" : { "DOI" : "10.1146/annurev.es.24.110193.002033", "ISBN" : "0066-4162", "abstract" : "Most tropical woody plants produce new leaves and flowers in bursts rather than continuously, and most tropical forest communities display seasonal variation in the presence of new leaves, flowers, and fruits. This patterning suggests that phenological changes represent adaptations to either biotic or abiotic factors. Biotic factors may select for either a staggering or a clustering of the phenological activity of individual plant species. We review the evidence for several hypotheses. The idea that plant species can reduce predation by synchronizing their phenological activity has the best support. However, because biotic factors are often arbitrary with respect to the timing of these peaks, it is essential also to consider abiotic influences. A review of published studies demonstrates a major role for climate. Peaks in irradiance are accompanied by peaks in flushing and flowering except where water stress makes this impossible. Thus, in seasonally dry forests, many plants concentrate leafing and flowering around the start of the rainy season; they also tend to fruit at the same time, probably to minimize seedling mortality during the subsequent dry season. Phenological variation at the level of the forest community affects primary consumers who respond by dietary switching, seasonal breeding, changes in range use, or migration. During periods of scarcity, certain plant products, keystone resources, act as mainstays of the primary consumer community.", "author" : [ { "dropping-particle" : "", "family" : "Vanschaik", "given" : "C P", "non-dropping-particle" : "", "parse-names" : false, "suffix" : "" }, { "dropping-particle" : "", "family" : "Terborgh", "given" : "John W", "non-dropping-particle" : "", "parse-names" : false, "suffix" : "" }, { "dropping-particle" : "", "family" : "Wright", "given" : "S Joseph", "non-dropping-particle" : "", "parse-names" : false, "suffix" : "" } ], "container-title" : "Annual Review of Ecology and Systematics", "id" : "ITEM-1", "issue" : "1993", "issued" : { "date-parts" : [ [ "1993" ] ] }, "page" : "353-377", "title" : "the Phenology of Tropical Forests - Adaptive Significance and Consequences for Primary Consumers", "type" : "article-journal", "volume" : "24" }, "uris" : [ "http://www.mendeley.com/documents/?uuid=3dea9cc1-8ca8-44fc-9385-463324061d15" ] } ], "mendeley" : { "formattedCitation" : "(Vanschaik, Terborgh &amp; Wright 1993)", "manualFormatting" : "(Van schaik et al. 1993)", "plainTextFormattedCitation" : "(Vanschaik, Terborgh &amp; Wright 1993)", "previouslyFormattedCitation" : "(Vanschaik, Terborgh &amp; Wright 1993)" }, "properties" : { "noteIndex" : 0 }, "schema" : "https://github.com/citation-style-language/schema/raw/master/csl-citation.json" }</w:instrText>
      </w:r>
      <w:r w:rsidRPr="00C14570">
        <w:fldChar w:fldCharType="separate"/>
      </w:r>
      <w:r w:rsidRPr="00766584">
        <w:rPr>
          <w:noProof/>
        </w:rPr>
        <w:t>(Van</w:t>
      </w:r>
      <w:r>
        <w:rPr>
          <w:noProof/>
        </w:rPr>
        <w:t xml:space="preserve"> </w:t>
      </w:r>
      <w:r w:rsidRPr="00766584">
        <w:rPr>
          <w:noProof/>
        </w:rPr>
        <w:t xml:space="preserve">schaik </w:t>
      </w:r>
      <w:r w:rsidRPr="00766584">
        <w:rPr>
          <w:i/>
          <w:noProof/>
        </w:rPr>
        <w:t>et al.</w:t>
      </w:r>
      <w:r w:rsidRPr="00766584">
        <w:rPr>
          <w:noProof/>
        </w:rPr>
        <w:t xml:space="preserve"> 1993)</w:t>
      </w:r>
      <w:r w:rsidRPr="00C14570">
        <w:fldChar w:fldCharType="end"/>
      </w:r>
      <w:r>
        <w:t>. In general, mid-elevation forests have</w:t>
      </w:r>
      <w:r w:rsidRPr="00C14570">
        <w:t xml:space="preserve"> spikes in flower abundance at the end of rainy season</w:t>
      </w:r>
      <w:r>
        <w:t>, with only a very small number of species in continuous flower</w:t>
      </w:r>
      <w:r w:rsidRPr="00C14570">
        <w:t xml:space="preserve"> </w:t>
      </w:r>
      <w:r w:rsidRPr="00C14570">
        <w:fldChar w:fldCharType="begin" w:fldLock="1"/>
      </w:r>
      <w:r>
        <w:instrText>ADDIN CSL_CITATION { "citationItems" : [ { "id" : "ITEM-1", "itemData" : { "author" : [ { "dropping-particle" : "", "family" : "Hilty", "given" : "SL", "non-dropping-particle" : "", "parse-names" : false, "suffix" : "" } ], "container-title" : "Ornithological Monographs", "id" : "ITEM-1", "issue" : "48", "issued" : { "date-parts" : [ [ "1997" ] ] }, "page" : "321-343", "title" : "Seasonal Distribution of Birds at a Cloud-Forest Locality, the Anchicay\u00e1 Valley, in Western Colombia", "type" : "article-journal" }, "uris" : [ "http://www.mendeley.com/documents/?uuid=25568380-ba33-445c-8e8f-d589cc3bfcff" ] } ], "mendeley" : { "formattedCitation" : "(Hilty 1997)", "plainTextFormattedCitation" : "(Hilty 1997)", "previouslyFormattedCitation" : "(Hilty 1997)" }, "properties" : { "noteIndex" : 0 }, "schema" : "https://github.com/citation-style-language/schema/raw/master/csl-citation.json" }</w:instrText>
      </w:r>
      <w:r w:rsidRPr="00C14570">
        <w:fldChar w:fldCharType="separate"/>
      </w:r>
      <w:r w:rsidRPr="00766584">
        <w:rPr>
          <w:noProof/>
        </w:rPr>
        <w:t>(Hilty 1997)</w:t>
      </w:r>
      <w:r w:rsidRPr="00C14570">
        <w:fldChar w:fldCharType="end"/>
      </w:r>
      <w:r>
        <w:t xml:space="preserve">. This pattern of flowering forces hummingbirds to choose among differing flowering plant species throughout the year </w:t>
      </w:r>
      <w:r>
        <w:fldChar w:fldCharType="begin" w:fldLock="1"/>
      </w:r>
      <w:r>
        <w:instrText>ADDIN CSL_CITATION { "citationItems" : [ { "id" : "ITEM-1", "itemData" : { "author" : [ { "dropping-particle" : "", "family" : "Stiles", "given" : "FG", "non-dropping-particle" : "", "parse-names" : false, "suffix" : "" } ], "container-title" : "Ecology", "id" : "ITEM-1", "issue" : "2", "issued" : { "date-parts" : [ [ "1975" ] ] }, "page" : "285-301", "title" : "Ecology, flowering phenology, and hummingbird pollination of some Costa Rican Heliconia species", "type" : "article-journal", "volume" : "56" }, "uris" : [ "http://www.mendeley.com/documents/?uuid=c593544a-8ab4-4faf-af00-5438e14d7986" ] } ], "mendeley" : { "formattedCitation" : "(Stiles 1975)", "manualFormatting" : "(Stiles 1975)", "plainTextFormattedCitation" : "(Stiles 1975)", "previouslyFormattedCitation" : "(Stiles 1975)" }, "properties" : { "noteIndex" : 0 }, "schema" : "https://github.com/citation-style-language/schema/raw/master/csl-citation.json" }</w:instrText>
      </w:r>
      <w:r>
        <w:fldChar w:fldCharType="separate"/>
      </w:r>
      <w:r w:rsidRPr="00DC3FF5">
        <w:rPr>
          <w:noProof/>
        </w:rPr>
        <w:t>(Stiles 1975)</w:t>
      </w:r>
      <w:r>
        <w:fldChar w:fldCharType="end"/>
      </w:r>
      <w:r>
        <w:t xml:space="preserve">. </w:t>
      </w:r>
    </w:p>
    <w:p w14:paraId="07ADC887" w14:textId="7EFDAD27" w:rsidR="00997809" w:rsidRDefault="00997809" w:rsidP="00997809">
      <w:pPr>
        <w:ind w:left="0" w:firstLine="720"/>
      </w:pPr>
      <w:r>
        <w:lastRenderedPageBreak/>
        <w:t>One challenge in estimating trait-matching is collecting sufficient observations to differentiate between interactions that do not occur, and interactions that were not detected (</w:t>
      </w:r>
      <w:proofErr w:type="spellStart"/>
      <w:r>
        <w:t>Chacoff</w:t>
      </w:r>
      <w:proofErr w:type="spellEnd"/>
      <w:r>
        <w:t xml:space="preserve"> </w:t>
      </w:r>
      <w:r w:rsidRPr="00B4775B">
        <w:rPr>
          <w:i/>
        </w:rPr>
        <w:t>et al.</w:t>
      </w:r>
      <w:r w:rsidR="005A1C98">
        <w:t xml:space="preserve"> 2012</w:t>
      </w:r>
      <w:r>
        <w:t xml:space="preserve">). By using multiple time-lapse cameras, followed by computer vision software to review footage, we were able to greatly </w:t>
      </w:r>
      <w:r w:rsidRPr="00C14570">
        <w:t xml:space="preserve">increase </w:t>
      </w:r>
      <w:r>
        <w:t>our</w:t>
      </w:r>
      <w:r w:rsidRPr="00C14570">
        <w:t xml:space="preserve"> sampling effor</w:t>
      </w:r>
      <w:r>
        <w:t>t</w:t>
      </w:r>
      <w:r w:rsidRPr="00C14570" w:rsidDel="00E403D5">
        <w:t xml:space="preserve"> </w:t>
      </w:r>
      <w:r>
        <w:fldChar w:fldCharType="begin" w:fldLock="1"/>
      </w:r>
      <w:r>
        <w:instrText>ADDIN CSL_CITATION { "citationItems" : [ { "id" : "ITEM-1", "itemData" : { "DOI" : "10.1111/2041-210X.12320", "ISBN" : "2041-210X", "ISSN" : "2041210X", "abstract" : "* Human observation is expensive and limits the breadth of data collection. For this reason, remotely placed video cameras are increasingly used to monitor animals. One drawback of field-based video recordings is extensive review time. Computer vision can mitigate this cost and enhance data collection by extracting biological information from images with minimal time investment. * MotionMeerkat is a new standalone program that identifies motion events from a video stream. After running a video, the user reviews a folder of candidate motion frames for the target organism. This tool reduces the time needed to review videos and accommodates a variety of inputs. * I tested MotionMeerkat using hummingbird\u2013plant videos recorded in a tropical montane forest. To validate the optimal parameter set for finding motion events, I counted hummingbirds observed from direct video review compared to events found in images returned from MotionMeerkat. To show the generality of the approach, MotionMeerkat was tested on a set of terrestrial and underwater videos. To assess the performance of the background subtraction for further image analysis, I hand counted the number of frames with target organisms and compared them to the MotionMeerkat output. * MotionMeerkat was highly successful in finding motion events and often reduced the number of frames needed to capture hummingbird visitation by over 90%. Both background approaches effectively found a variety of organisms in ecological videos. I provide general recommendations for parameter settings and extending this approach in the future.", "author" : [ { "dropping-particle" : "", "family" : "Weinstein", "given" : "Ben G.", "non-dropping-particle" : "", "parse-names" : false, "suffix" : "" } ], "container-title" : "Methods in Ecology and Evolution", "editor" : [ { "dropping-particle" : "", "family" : "Dray", "given" : "Stephane", "non-dropping-particle" : "", "parse-names" : false, "suffix" : "" } ], "id" : "ITEM-1", "issue" : "3", "issued" : { "date-parts" : [ [ "2015", "3" ] ] }, "page" : "357-362", "title" : "MotionMeerkat: Integrating motion video detection and ecological monitoring", "type" : "article-journal", "volume" : "6" }, "uris" : [ "http://www.mendeley.com/documents/?uuid=2c7f55c4-56da-4db4-b203-83c2d52c6abb" ] } ], "mendeley" : { "formattedCitation" : "(Weinstein 2015)", "plainTextFormattedCitation" : "(Weinstein 2015)", "previouslyFormattedCitation" : "(Weinstein 2015)" }, "properties" : { "noteIndex" : 0 }, "schema" : "https://github.com/citation-style-language/schema/raw/master/csl-citation.json" }</w:instrText>
      </w:r>
      <w:r>
        <w:fldChar w:fldCharType="separate"/>
      </w:r>
      <w:r w:rsidRPr="006801AA">
        <w:rPr>
          <w:noProof/>
        </w:rPr>
        <w:t>(Weinstein 2015)</w:t>
      </w:r>
      <w:r>
        <w:fldChar w:fldCharType="end"/>
      </w:r>
      <w:r w:rsidRPr="00C14570">
        <w:t>.</w:t>
      </w:r>
      <w:r>
        <w:t xml:space="preserve"> To separate the probability of interaction occurrence from the probability of interaction detection, we used</w:t>
      </w:r>
      <w:r w:rsidRPr="00C14570">
        <w:t xml:space="preserve"> a hierarchical Bayesian </w:t>
      </w:r>
      <w:r>
        <w:t>approach</w:t>
      </w:r>
      <w:r w:rsidRPr="00C14570">
        <w:t xml:space="preserve"> </w:t>
      </w:r>
      <w:r>
        <w:t xml:space="preserve">that accounts for the detectability of hummingbird species. Similar to the N-mixture models developed in wildlife ecology </w:t>
      </w:r>
      <w:r>
        <w:fldChar w:fldCharType="begin" w:fldLock="1"/>
      </w:r>
      <w:r>
        <w:instrText>ADDIN CSL_CITATION { "citationItems" : [ { "id" : "ITEM-1", "itemData" : { "DOI" : "10.1111/j.0006-341X.2004.00142.x", "ISBN" : "0006-341X", "ISSN" : "0006341X", "PMID" : "15032780", "abstract" :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 "author" : [ { "dropping-particle" : "", "family" : "Royle", "given" : "J. Andrew", "non-dropping-particle" : "", "parse-names" : false, "suffix" : "" } ], "container-title" : "Biometrics", "id" : "ITEM-1", "issue" : "1", "issued" : { "date-parts" : [ [ "2004" ] ] }, "page" : "108-115", "title" : "N-Mixture Models for Estimating Population Size from Spatially Replicated Counts", "type" : "article-journal", "volume" : "60" }, "uris" : [ "http://www.mendeley.com/documents/?uuid=824994ef-e964-4383-82a9-dbbe2d0443ea" ] } ], "mendeley" : { "formattedCitation" : "(Royle 2004)", "plainTextFormattedCitation" : "(Royle 2004)", "previouslyFormattedCitation" : "(Royle 2004)" }, "properties" : { "noteIndex" : 0 }, "schema" : "https://github.com/citation-style-language/schema/raw/master/csl-citation.json" }</w:instrText>
      </w:r>
      <w:r>
        <w:fldChar w:fldCharType="separate"/>
      </w:r>
      <w:r w:rsidRPr="007E6AB1">
        <w:rPr>
          <w:noProof/>
        </w:rPr>
        <w:t>(Royle 2004)</w:t>
      </w:r>
      <w:r>
        <w:fldChar w:fldCharType="end"/>
      </w:r>
      <w:r>
        <w:t>, we assumed that there is a true, but unobserved, number of interactions, and treated each day of camera filming as an attempt to capture this daily interaction rate among birds and flowers.</w:t>
      </w:r>
      <w:r w:rsidRPr="00C14570">
        <w:t xml:space="preserve"> This app</w:t>
      </w:r>
      <w:r>
        <w:t>roach has three main benefits: it</w:t>
      </w:r>
      <w:r w:rsidRPr="00C14570">
        <w:t xml:space="preserve"> differentiates the </w:t>
      </w:r>
      <w:r>
        <w:t xml:space="preserve">probability of an interaction from the probability of </w:t>
      </w:r>
      <w:r w:rsidRPr="00C14570">
        <w:t>observing an interaction,</w:t>
      </w:r>
      <w:r>
        <w:t xml:space="preserve"> it </w:t>
      </w:r>
      <w:r w:rsidRPr="00C14570">
        <w:t>captures the uncertainty in estimating</w:t>
      </w:r>
      <w:r>
        <w:t xml:space="preserve"> interactions among plant and hummingbird species</w:t>
      </w:r>
      <w:r w:rsidRPr="00C14570">
        <w:t>,</w:t>
      </w:r>
      <w:r>
        <w:t xml:space="preserve"> and it </w:t>
      </w:r>
      <w:r w:rsidRPr="00C14570">
        <w:t>fit</w:t>
      </w:r>
      <w:r>
        <w:t>s</w:t>
      </w:r>
      <w:r w:rsidRPr="00C14570">
        <w:t xml:space="preserve"> a mechanistic relationship </w:t>
      </w:r>
      <w:r>
        <w:t xml:space="preserve">for species interactions based on trait-matching and </w:t>
      </w:r>
      <w:r w:rsidRPr="00C14570">
        <w:t xml:space="preserve">resource availability. </w:t>
      </w:r>
    </w:p>
    <w:p w14:paraId="30F29E3D" w14:textId="77777777" w:rsidR="00997809" w:rsidRDefault="00997809" w:rsidP="00997809">
      <w:pPr>
        <w:pStyle w:val="Heading1"/>
      </w:pPr>
      <w:bookmarkStart w:id="22" w:name="methods"/>
      <w:r w:rsidRPr="00C14570">
        <w:t>Methods</w:t>
      </w:r>
    </w:p>
    <w:p w14:paraId="66AD50AA" w14:textId="77777777" w:rsidR="00997809" w:rsidRPr="008E7893" w:rsidRDefault="00997809" w:rsidP="00997809">
      <w:pPr>
        <w:ind w:left="0"/>
        <w:rPr>
          <w:i/>
        </w:rPr>
      </w:pPr>
      <w:r w:rsidRPr="008E7893">
        <w:rPr>
          <w:i/>
        </w:rPr>
        <w:t>Data Collection</w:t>
      </w:r>
    </w:p>
    <w:p w14:paraId="21FC870A" w14:textId="022D67A3" w:rsidR="00997809" w:rsidRDefault="00997809" w:rsidP="00997809">
      <w:pPr>
        <w:ind w:left="0"/>
      </w:pPr>
      <w:r w:rsidRPr="00C14570">
        <w:t xml:space="preserve">Data were collected </w:t>
      </w:r>
      <w:r>
        <w:t xml:space="preserve">along a single elevation gradient between </w:t>
      </w:r>
      <w:r w:rsidRPr="00C14570">
        <w:t xml:space="preserve">the </w:t>
      </w:r>
      <w:proofErr w:type="spellStart"/>
      <w:r w:rsidRPr="00C14570">
        <w:t>Maquipucuna</w:t>
      </w:r>
      <w:proofErr w:type="spellEnd"/>
      <w:r w:rsidRPr="00C14570">
        <w:t xml:space="preserve"> Research Station and Santa Lucia </w:t>
      </w:r>
      <w:proofErr w:type="spellStart"/>
      <w:r w:rsidRPr="00C14570">
        <w:t>Ecolodges</w:t>
      </w:r>
      <w:proofErr w:type="spellEnd"/>
      <w:r w:rsidRPr="00C14570">
        <w:t xml:space="preserve">, Ecuador (0.118 S,-78.612 W) </w:t>
      </w:r>
      <w:r>
        <w:t>between June 2013 and October 2015, and again from April 2016 to July 2016. At this site, there is a cooler rainy season (Dec – May) and a warmer dry seaso</w:t>
      </w:r>
      <w:r w:rsidR="00A05946">
        <w:t xml:space="preserve">n (June – October). The site contains </w:t>
      </w:r>
      <w:r>
        <w:t xml:space="preserve">primary and regenerating cloud-forest and spans </w:t>
      </w:r>
      <w:r w:rsidR="00A05946">
        <w:t>an elevation gradient from 1300m to 2500</w:t>
      </w:r>
      <w:r w:rsidRPr="00C14570">
        <w:t xml:space="preserve">m. </w:t>
      </w:r>
      <w:r w:rsidRPr="004444DD">
        <w:t>We divided this elevation gradient into six 1 km transects that spanned a</w:t>
      </w:r>
      <w:r>
        <w:t xml:space="preserve">pproximately 200m in elevation. </w:t>
      </w:r>
    </w:p>
    <w:p w14:paraId="6FD55915" w14:textId="787AD1DA" w:rsidR="00997809" w:rsidRDefault="00997809" w:rsidP="00997809">
      <w:pPr>
        <w:ind w:left="0" w:firstLine="720"/>
      </w:pPr>
      <w:r>
        <w:t xml:space="preserve">We conduced bi-monthly flower transects to </w:t>
      </w:r>
      <w:r w:rsidRPr="004444DD">
        <w:t xml:space="preserve">count </w:t>
      </w:r>
      <w:r>
        <w:t xml:space="preserve">hummingbird-visited </w:t>
      </w:r>
      <w:r w:rsidRPr="004444DD">
        <w:t>flowers</w:t>
      </w:r>
      <w:r>
        <w:t xml:space="preserve"> in bloom</w:t>
      </w:r>
      <w:r w:rsidRPr="004444DD">
        <w:t xml:space="preserve"> within 5m of </w:t>
      </w:r>
      <w:r>
        <w:t xml:space="preserve">pre-established </w:t>
      </w:r>
      <w:r w:rsidRPr="004444DD">
        <w:t>trail</w:t>
      </w:r>
      <w:r>
        <w:t>s.</w:t>
      </w:r>
      <w:r w:rsidRPr="00714109">
        <w:t xml:space="preserve"> </w:t>
      </w:r>
      <w:r>
        <w:t xml:space="preserve">Hummingbirds forage on a wide range of flowers, </w:t>
      </w:r>
      <w:r>
        <w:lastRenderedPageBreak/>
        <w:t>therefore it is difficult to use flower morphology and color (i.e., tubular corolla shape, red and purple color) to determine</w:t>
      </w:r>
      <w:r w:rsidR="00A05946">
        <w:t xml:space="preserve"> which flowers will be visited by hummingbirds.</w:t>
      </w:r>
      <w:r>
        <w:t xml:space="preserve"> We carefully evaluated all flowers based on observations during the floral transects, camera recording sessions (see below), incidental records, field guides, and local expert knowledge. For each flowering plant, we either directly counted flowers or extrapolated flower </w:t>
      </w:r>
      <w:r w:rsidR="00A05946">
        <w:t>abundance</w:t>
      </w:r>
      <w:r>
        <w:t xml:space="preserve"> by </w:t>
      </w:r>
      <w:r w:rsidRPr="00C14570">
        <w:t>multipl</w:t>
      </w:r>
      <w:r>
        <w:t>ying</w:t>
      </w:r>
      <w:r w:rsidRPr="00C14570">
        <w:t xml:space="preserve"> the number of flowers on at least 3 stalks by the number of </w:t>
      </w:r>
      <w:r>
        <w:t xml:space="preserve">total </w:t>
      </w:r>
      <w:r w:rsidRPr="00C14570">
        <w:t>stalks</w:t>
      </w:r>
      <w:r>
        <w:t xml:space="preserve"> on a plant. We then calculated the total number of hummingbird available flowers for each transect for each month by taking the average of the two monthly counts. We divided flower counts from the transects</w:t>
      </w:r>
      <w:r w:rsidR="00C77C57">
        <w:t xml:space="preserve"> </w:t>
      </w:r>
      <w:r>
        <w:t xml:space="preserve">into low, medium and high resource availability periods based on whether the total number of flowers fell into the lower (0-300 flowers), middle (300-667 flowers) or upper third (above 667 flowers) of all flower transect counts. These periods generally correspond to before, during, and after the rainy season </w:t>
      </w:r>
      <w:r>
        <w:fldChar w:fldCharType="begin" w:fldLock="1"/>
      </w:r>
      <w:r>
        <w:instrText>ADDIN CSL_CITATION { "citationItems" : [ { "id" : "ITEM-1", "itemData" : { "DOI" : "10.1007/BF00052221", "ISBN" : "0042-3106", "ISSN" : "00423106", "PMID" : "9821", "abstract" : "Spatial distribution of fruit-eating birds and fruiting shrubs of the Melastomataceae and Rubiaceae were examined on a 10 ha plot in tropical lowland wet forest of Costa Rica. Many plant species and most birds exhibited considerable spatial variation in their occurrence on the plot, as indicated by the distribution patterns of shrubs with ripe fruits and captures in mist nets, respectively. In many cases, captures of fruit-eating birds were correlated with abundance of fruiting plants, particularly for species that rely heavily on fruits. In general, fruit-eating birds concentrated their use of the plot to areas rich in fruiting shrubs. This differential use of certain areas likely results in differential visitation to fruiting plants located in these areas and in a heterogeneous dissemination of seeds into the habitat.", "author" : [ { "dropping-particle" : "", "family" : "Loiselle", "given" : "Bette A.", "non-dropping-particle" : "", "parse-names" : false, "suffix" : "" }, { "dropping-particle" : "", "family" : "Blake", "given" : "John G.", "non-dropping-particle" : "", "parse-names" : false, "suffix" : "" } ], "container-title" : "Vegetatio", "id" : "ITEM-1", "issue" : "1", "issued" : { "date-parts" : [ [ "1993" ] ] }, "page" : "177-189", "title" : "Spatial distribution of understory fruit-eating birds and fruiting plants in a neotropical lowland wet forest", "type" : "article-journal", "volume" : "107-108" }, "uris" : [ "http://www.mendeley.com/documents/?uuid=21e536c9-810c-436b-afd7-5348054a9ecb" ] }, { "id" : "ITEM-2", "itemData" : { "author" : [ { "dropping-particle" : "", "family" : "Hilty", "given" : "SL", "non-dropping-particle" : "", "parse-names" : false, "suffix" : "" } ], "container-title" : "Ornithological Monographs", "id" : "ITEM-2", "issue" : "48", "issued" : { "date-parts" : [ [ "1997" ] ] }, "page" : "321-343", "title" : "Seasonal Distribution of Birds at a Cloud-Forest Locality, the Anchicay\u00e1 Valley, in Western Colombia", "type" : "article-journal" }, "uris" : [ "http://www.mendeley.com/documents/?uuid=25568380-ba33-445c-8e8f-d589cc3bfcff" ] } ], "mendeley" : { "formattedCitation" : "(Loiselle &amp; Blake 1993; Hilty 1997)", "plainTextFormattedCitation" : "(Loiselle &amp; Blake 1993; Hilty 1997)", "previouslyFormattedCitation" : "(Loiselle &amp; Blake 1993; Hilty 1997)" }, "properties" : { "noteIndex" : 0 }, "schema" : "https://github.com/citation-style-language/schema/raw/master/csl-citation.json" }</w:instrText>
      </w:r>
      <w:r>
        <w:fldChar w:fldCharType="separate"/>
      </w:r>
      <w:r w:rsidRPr="002D5599">
        <w:rPr>
          <w:noProof/>
        </w:rPr>
        <w:t>(Loiselle &amp; Blake 1993; Hilty 1997)</w:t>
      </w:r>
      <w:r>
        <w:fldChar w:fldCharType="end"/>
      </w:r>
      <w:r>
        <w:t xml:space="preserve">. We defined the temporal window of our analysis to the timing and location of resources, rather than the calendar month. The distribution of flowering counts was weakly right skewed, with more monthly transect flower counts in the high resource period (n = 64) than in low resource period (n = 62). </w:t>
      </w:r>
    </w:p>
    <w:p w14:paraId="66C75B49" w14:textId="2F89689F" w:rsidR="00997809" w:rsidRDefault="00997809" w:rsidP="00997809">
      <w:pPr>
        <w:ind w:left="0" w:firstLine="720"/>
      </w:pPr>
      <w:r>
        <w:t xml:space="preserve">We used observations along the transects to estimate hummingbird species </w:t>
      </w:r>
      <w:r w:rsidRPr="00C14570">
        <w:t xml:space="preserve">elevation ranges. Upper and lower elevation ranges were based on the </w:t>
      </w:r>
      <w:r>
        <w:t>95th quan</w:t>
      </w:r>
      <w:r w:rsidRPr="00C14570">
        <w:t>tile of observation records for each bird species (Figure S</w:t>
      </w:r>
      <w:r>
        <w:t>1</w:t>
      </w:r>
      <w:r w:rsidRPr="00C14570">
        <w:t>).</w:t>
      </w:r>
      <w:r>
        <w:t xml:space="preserve"> </w:t>
      </w:r>
      <w:r w:rsidRPr="00C14570">
        <w:t xml:space="preserve">Hummingbird bill morphology was </w:t>
      </w:r>
      <w:r>
        <w:t>taken</w:t>
      </w:r>
      <w:r w:rsidRPr="00C14570">
        <w:t xml:space="preserve"> from published data sources (Graham et al. 2012). </w:t>
      </w:r>
      <w:r>
        <w:t xml:space="preserve">We measured corolla length, defined </w:t>
      </w:r>
      <w:r w:rsidRPr="00C14570">
        <w:t xml:space="preserve">as the distance from the flower opening to the back of corolla, </w:t>
      </w:r>
      <w:r>
        <w:t xml:space="preserve">on at least three </w:t>
      </w:r>
      <w:r w:rsidR="00D75DAE">
        <w:t>plants</w:t>
      </w:r>
      <w:r>
        <w:t xml:space="preserve"> per species. Wherever possible, we estimated the effective corolla distance by cutting open flowers and measuring the corolla length extending back to the flower </w:t>
      </w:r>
      <w:proofErr w:type="spellStart"/>
      <w:r w:rsidRPr="00B76592">
        <w:t>nectaries</w:t>
      </w:r>
      <w:proofErr w:type="spellEnd"/>
      <w:r>
        <w:t xml:space="preserve">. </w:t>
      </w:r>
      <w:r w:rsidRPr="00C14570">
        <w:t xml:space="preserve">For a minority of species, we were unable to measure floral characteristics, and used values from </w:t>
      </w:r>
      <w:r>
        <w:t xml:space="preserve">scaled photographs and </w:t>
      </w:r>
      <w:r w:rsidRPr="00C14570">
        <w:t>local field guides</w:t>
      </w:r>
      <w:r>
        <w:t xml:space="preserve"> from </w:t>
      </w:r>
      <w:r w:rsidRPr="00C14570">
        <w:t xml:space="preserve">the </w:t>
      </w:r>
      <w:r w:rsidRPr="00C14570">
        <w:lastRenderedPageBreak/>
        <w:t xml:space="preserve">UC Davis Herbarium survey of the </w:t>
      </w:r>
      <w:proofErr w:type="spellStart"/>
      <w:r w:rsidRPr="00C14570">
        <w:t>Maquipucuna</w:t>
      </w:r>
      <w:proofErr w:type="spellEnd"/>
      <w:r w:rsidRPr="00C14570">
        <w:t xml:space="preserve"> Valley (Webster &amp; Rhodes 2001).</w:t>
      </w:r>
      <w:r>
        <w:t xml:space="preserve"> We removed species from the final dataset if we did not have corolla morphology (n=13). Only one of the removed plant species (</w:t>
      </w:r>
      <w:proofErr w:type="spellStart"/>
      <w:r>
        <w:rPr>
          <w:i/>
        </w:rPr>
        <w:t>Pitcairnia</w:t>
      </w:r>
      <w:proofErr w:type="spellEnd"/>
      <w:r>
        <w:rPr>
          <w:i/>
        </w:rPr>
        <w:t xml:space="preserve"> </w:t>
      </w:r>
      <w:proofErr w:type="spellStart"/>
      <w:r>
        <w:rPr>
          <w:i/>
        </w:rPr>
        <w:t>nigra</w:t>
      </w:r>
      <w:proofErr w:type="spellEnd"/>
      <w:r>
        <w:rPr>
          <w:i/>
        </w:rPr>
        <w:t>)</w:t>
      </w:r>
      <w:r>
        <w:t xml:space="preserve"> was in the top twenty-five most visited plant species. </w:t>
      </w:r>
    </w:p>
    <w:p w14:paraId="0905E5A7" w14:textId="77777777" w:rsidR="00997809" w:rsidRPr="00C14570" w:rsidRDefault="00997809" w:rsidP="00997809">
      <w:pPr>
        <w:ind w:left="0" w:firstLine="720"/>
      </w:pPr>
      <w:r w:rsidRPr="00C14570">
        <w:t>To determine which birds fed on which plants</w:t>
      </w:r>
      <w:r>
        <w:t xml:space="preserve">, we used </w:t>
      </w:r>
      <w:r w:rsidRPr="00C14570">
        <w:t>time-lapse cameras (</w:t>
      </w:r>
      <w:proofErr w:type="spellStart"/>
      <w:r w:rsidRPr="00C14570">
        <w:t>Plotwatcher</w:t>
      </w:r>
      <w:proofErr w:type="spellEnd"/>
      <w:r w:rsidRPr="00C14570">
        <w:t xml:space="preserve"> Pros - Day 6) placed 1-3 meters from</w:t>
      </w:r>
      <w:r>
        <w:t xml:space="preserve"> blooming</w:t>
      </w:r>
      <w:r w:rsidRPr="00C14570">
        <w:t xml:space="preserve"> flowers identified during floral transects. </w:t>
      </w:r>
      <w:r>
        <w:t xml:space="preserve">Up to twelve cameras were placed during each bi-monthly transect, depending on the availability of accessible flowers. We placed cameras on flowers across a wide variety of morphologies to ensure we captured the broadest floral use. </w:t>
      </w:r>
      <w:r w:rsidRPr="00C14570">
        <w:t>Cameras turned on automatically at dawn and recorded an image every second for at least one day.</w:t>
      </w:r>
      <w:r>
        <w:t xml:space="preserve"> After a maximum of five days, cameras were moved to a new set of blooming flowers.</w:t>
      </w:r>
      <w:r w:rsidRPr="00C14570">
        <w:t xml:space="preserve"> We used the computer vision program MotionMeerkat to identify images that contained movement, followed by manual review of these candidate frames to identify hummingbirds (Weinstein 2015). </w:t>
      </w:r>
      <w:r w:rsidRPr="00933384">
        <w:t>Only hummingbird species</w:t>
      </w:r>
      <w:r>
        <w:t xml:space="preserve"> whose elevation ranges overlapped w</w:t>
      </w:r>
      <w:r w:rsidRPr="00933384">
        <w:t>ith the camera were considered available to interact with a given flower. We excluded one hummingbird</w:t>
      </w:r>
      <w:r>
        <w:t xml:space="preserve"> from our analysis</w:t>
      </w:r>
      <w:r w:rsidRPr="00933384">
        <w:t>, Sparkling Violetear (</w:t>
      </w:r>
      <w:proofErr w:type="spellStart"/>
      <w:r w:rsidRPr="00720251">
        <w:rPr>
          <w:i/>
        </w:rPr>
        <w:t>Colibri</w:t>
      </w:r>
      <w:proofErr w:type="spellEnd"/>
      <w:r w:rsidRPr="00720251">
        <w:rPr>
          <w:i/>
        </w:rPr>
        <w:t xml:space="preserve"> </w:t>
      </w:r>
      <w:proofErr w:type="spellStart"/>
      <w:r w:rsidRPr="00720251">
        <w:rPr>
          <w:i/>
        </w:rPr>
        <w:t>coruscans</w:t>
      </w:r>
      <w:proofErr w:type="spellEnd"/>
      <w:r w:rsidRPr="00933384">
        <w:t>), because it only briefly visited our field-site during the year.</w:t>
      </w:r>
      <w:r>
        <w:t xml:space="preserve"> </w:t>
      </w:r>
    </w:p>
    <w:p w14:paraId="4247DAE2" w14:textId="77777777" w:rsidR="00997809" w:rsidRPr="008E7893" w:rsidRDefault="00997809" w:rsidP="00997809">
      <w:pPr>
        <w:ind w:left="0"/>
        <w:rPr>
          <w:i/>
        </w:rPr>
      </w:pPr>
      <w:bookmarkStart w:id="23" w:name="results"/>
      <w:bookmarkEnd w:id="22"/>
      <w:r w:rsidRPr="008E7893">
        <w:rPr>
          <w:i/>
        </w:rPr>
        <w:t xml:space="preserve">Hierarchical Bayesian </w:t>
      </w:r>
      <w:r>
        <w:rPr>
          <w:i/>
        </w:rPr>
        <w:t>N-mixture</w:t>
      </w:r>
      <w:r w:rsidRPr="008E7893">
        <w:rPr>
          <w:i/>
        </w:rPr>
        <w:t xml:space="preserve"> Model for Species Interactions</w:t>
      </w:r>
    </w:p>
    <w:p w14:paraId="59A4F82D" w14:textId="2FE3269C" w:rsidR="00997809" w:rsidRPr="00485499" w:rsidRDefault="00997809" w:rsidP="00997809">
      <w:pPr>
        <w:ind w:left="0"/>
      </w:pPr>
      <w:r>
        <w:t xml:space="preserve">We used an N-mixture model that assumes that there is a true, but partially observed, number of interactions between a given flower and hummingbird species. Due to sampling constraints, field observations will only detect a portion of the true number of interactions within a fixed period </w:t>
      </w:r>
      <w:r>
        <w:fldChar w:fldCharType="begin" w:fldLock="1"/>
      </w:r>
      <w:r>
        <w:instrText>ADDIN CSL_CITATION { "citationItems" : [ { "id" : "ITEM-1", "itemData" : { "DOI" : "10.1111/j.1365-2656.2011.01883.x", "ISBN" : "0021-8790", "ISSN" : "00218790", "PMID" : "21815890", "abstract" : "1. The study of plant-pollinator interactions in a network context is receiving increasing attention. This approach has helped to identify several emerging network patterns such as nestedness and modularity. However, most studies are based only on qualitative information, and some ecosystems, such as deserts and tropical forests, are underrepresented in these data sets. 2. We present an exhaustive analysis of the structure of a 4-year plant-pollinator network from the Monte desert in Argentina using qualitative and quantitative tools. We describe the structure of this network and evaluate sampling completeness using asymptotic species richness estimators. Our goal is to assess the extent to which the realized sampling effort allows for an accurate description of species interactions and to estimate the minimum number of additional censuses required to detect 90% of the interactions. We evaluated completeness of detection of the community-wide pollinator fauna, of the pollinator fauna associated with each plant species and of the plant-pollinator interactions. We also evaluated whether sampling completeness was influenced by plant characteristics, such as flower abundance, flower life span, number of interspecific links (degree) and selectiveness in the identity of their flower visitors, as well as sampling effort. 3. We found that this desert plant-pollinator network has a nested structure and that it exhibits modularity and high network-level generalization. 4. In spite of our high sampling effort, and although we sampled 80% of the pollinator fauna, we recorded only 55% of the interactions. Furthermore, although a 64% increase in sampling effort would suffice to detect 90% of the pollinator species, a fivefold increase in sampling effort would be necessary to detect 90% of the interactions. 5. Detection of interactions was incomplete for most plant species, particularly specialists with a long flowering season and high flower abundance, or generalists with short flowering span and scant flowers. Our results suggest that sampling of a network with the same effort for all plant species is inadequate to sample interactions. 6. Sampling the diversity of interactions is labour intensive, and most plant-pollinator networks published to date are likely to be undersampled. Our analysis allowed estimating the completeness of our sampling, the additional effort needed to detect most interactions and the plant traits that influence the detection of their interac\u2026", "author" : [ { "dropping-particle" : "", "family" : "Chacoff", "given" : "Natacha P.", "non-dropping-particle" : "", "parse-names" : false, "suffix" : "" }, { "dropping-particle" : "", "family" : "V\u00e1zquez", "given" : "Diego P.", "non-dropping-particle" : "", "parse-names" : false, "suffix" : "" }, { "dropping-particle" : "", "family" : "Lom\u00e1scolo", "given" : "Silvia B.", "non-dropping-particle" : "", "parse-names" : false, "suffix" : "" }, { "dropping-particle" : "", "family" : "Stevani", "given" : "Erica L.", "non-dropping-particle" : "", "parse-names" : false, "suffix" : "" }, { "dropping-particle" : "", "family" : "Dorado", "given" : "Jimena", "non-dropping-particle" : "", "parse-names" : false, "suffix" : "" }, { "dropping-particle" : "", "family" : "Padr\u00f3n", "given" : "Benigno", "non-dropping-particle" : "", "parse-names" : false, "suffix" : "" } ], "container-title" : "Journal of Animal Ecology", "id" : "ITEM-1", "issue" : "1", "issued" : { "date-parts" : [ [ "2012" ] ] }, "page" : "190-200", "title" : "Evaluating sampling completeness in a desert plant-pollinator network", "type" : "article-journal", "volume" : "81" }, "uris" : [ "http://www.mendeley.com/documents/?uuid=81df5bea-9046-4d3c-80da-d3801fb452aa" ] } ], "mendeley" : { "formattedCitation" : "(Chacoff &lt;i&gt;et al.&lt;/i&gt; 2012)", "plainTextFormattedCitation" : "(Chacoff et al. 2012)", "previouslyFormattedCitation" : "(Chacoff &lt;i&gt;et al.&lt;/i&gt; 2012)" }, "properties" : { "noteIndex" : 0 }, "schema" : "https://github.com/citation-style-language/schema/raw/master/csl-citation.json" }</w:instrText>
      </w:r>
      <w:r>
        <w:fldChar w:fldCharType="separate"/>
      </w:r>
      <w:r w:rsidRPr="00C82F79">
        <w:rPr>
          <w:noProof/>
        </w:rPr>
        <w:t xml:space="preserve">(Chacoff </w:t>
      </w:r>
      <w:r w:rsidRPr="00C82F79">
        <w:rPr>
          <w:i/>
          <w:noProof/>
        </w:rPr>
        <w:t>et al.</w:t>
      </w:r>
      <w:r w:rsidRPr="00C82F79">
        <w:rPr>
          <w:noProof/>
        </w:rPr>
        <w:t xml:space="preserve"> 2012)</w:t>
      </w:r>
      <w:r>
        <w:fldChar w:fldCharType="end"/>
      </w:r>
      <w:r>
        <w:t xml:space="preserve">. Our approach explicitly models this uncertainty by treating each day of camera filming as an attempt to capture the true daily interaction rate among hummingbirds and flower. In this way, we differentiated the number of interactions per day from the probability of </w:t>
      </w:r>
      <w:r>
        <w:lastRenderedPageBreak/>
        <w:t xml:space="preserve">detecting an interaction, given that it occurs. The full model reads, </w:t>
      </w:r>
      <w:r w:rsidRPr="000E4A16">
        <w:t>for</w:t>
      </w:r>
      <w:r>
        <w:t xml:space="preserve"> each observation (</w:t>
      </w:r>
      <m:oMath>
        <m:sSub>
          <m:sSubPr>
            <m:ctrlPr>
              <w:rPr>
                <w:rFonts w:ascii="Cambria Math" w:hAnsi="Cambria Math"/>
              </w:rPr>
            </m:ctrlPr>
          </m:sSubPr>
          <m:e>
            <m:r>
              <w:rPr>
                <w:rFonts w:ascii="Cambria Math" w:hAnsi="Cambria Math"/>
              </w:rPr>
              <m:t>Y</m:t>
            </m:r>
          </m:e>
          <m:sub>
            <m:r>
              <w:rPr>
                <w:rFonts w:ascii="Cambria Math" w:hAnsi="Cambria Math"/>
              </w:rPr>
              <m:t>i,j,k,d</m:t>
            </m:r>
          </m:sub>
        </m:sSub>
      </m:oMath>
      <w:r>
        <w:t>)</w:t>
      </w:r>
      <w:r w:rsidRPr="000E4A16">
        <w:t xml:space="preserve"> </w:t>
      </w:r>
      <w:r>
        <w:t xml:space="preserve">of a </w:t>
      </w:r>
      <w:r w:rsidRPr="000E4A16">
        <w:t>hummingbird</w:t>
      </w:r>
      <w:r>
        <w:t xml:space="preserve"> species (</w:t>
      </w:r>
      <w:proofErr w:type="spellStart"/>
      <w:r w:rsidRPr="000E4A16">
        <w:t>i</w:t>
      </w:r>
      <w:proofErr w:type="spellEnd"/>
      <w:r>
        <w:t>)</w:t>
      </w:r>
      <w:r w:rsidRPr="000E4A16">
        <w:t xml:space="preserve"> feeding on plant</w:t>
      </w:r>
      <w:r>
        <w:t xml:space="preserve"> species (</w:t>
      </w:r>
      <w:r w:rsidRPr="000E4A16">
        <w:t>j</w:t>
      </w:r>
      <w:r>
        <w:t>), during each</w:t>
      </w:r>
      <w:r w:rsidRPr="000E4A16">
        <w:t xml:space="preserve"> month </w:t>
      </w:r>
      <w:r>
        <w:t>(</w:t>
      </w:r>
      <w:r w:rsidRPr="000E4A16">
        <w:t>k</w:t>
      </w:r>
      <w:r>
        <w:t>)</w:t>
      </w:r>
      <w:r w:rsidRPr="000E4A16">
        <w:t xml:space="preserve">, on </w:t>
      </w:r>
      <w:r>
        <w:t xml:space="preserve">sampling </w:t>
      </w:r>
      <w:r w:rsidRPr="000E4A16">
        <w:t xml:space="preserve">day </w:t>
      </w:r>
      <w:r>
        <w:t>(</w:t>
      </w:r>
      <w:r w:rsidRPr="000E4A16">
        <w:t>d</w:t>
      </w:r>
      <w:r>
        <w:t>) there is a true number of interactions (</w:t>
      </w:r>
      <m:oMath>
        <m:sSub>
          <m:sSubPr>
            <m:ctrlPr>
              <w:rPr>
                <w:rFonts w:ascii="Cambria Math" w:hAnsi="Cambria Math"/>
              </w:rPr>
            </m:ctrlPr>
          </m:sSubPr>
          <m:e>
            <m:r>
              <w:rPr>
                <w:rFonts w:ascii="Cambria Math" w:hAnsi="Cambria Math"/>
              </w:rPr>
              <m:t>N</m:t>
            </m:r>
          </m:e>
          <m:sub>
            <m:r>
              <w:rPr>
                <w:rFonts w:ascii="Cambria Math" w:hAnsi="Cambria Math"/>
              </w:rPr>
              <m:t>i,j,k</m:t>
            </m:r>
          </m:sub>
        </m:sSub>
      </m:oMath>
      <w:r>
        <w:t>). Our ability to observe this true state is governed by the detectability of each hummingbird species</w:t>
      </w:r>
      <m:oMath>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i</m:t>
            </m:r>
          </m:sub>
        </m:sSub>
        <m:r>
          <w:rPr>
            <w:rFonts w:ascii="Cambria Math" w:hAnsi="Cambria Math"/>
          </w:rPr>
          <m:t>)</m:t>
        </m:r>
      </m:oMath>
      <w:r>
        <w:t>. The daily visitation rate is a function of the difference in traits between hummingbird bill length (i) and flower corolla length (j)</w:t>
      </w:r>
      <w:r w:rsidR="00FC7D43">
        <w:t>,</w:t>
      </w:r>
      <m:oMath>
        <m:r>
          <m:rPr>
            <m:sty m:val="p"/>
          </m:rPr>
          <w:rPr>
            <w:rFonts w:ascii="Cambria Math" w:hAnsi="Cambria Math"/>
          </w:rPr>
          <m:t xml:space="preserve"> </m:t>
        </m:r>
        <m:d>
          <m:dPr>
            <m:ctrlPr>
              <w:rPr>
                <w:rFonts w:ascii="Cambria Math" w:hAnsi="Cambria Math"/>
              </w:rPr>
            </m:ctrlPr>
          </m:dPr>
          <m:e>
            <m:d>
              <m:dPr>
                <m:begChr m:val="|"/>
                <m:endChr m:val="|"/>
                <m:ctrlPr>
                  <w:rPr>
                    <w:rFonts w:ascii="Cambria Math" w:hAnsi="Cambria Math"/>
                    <w:i/>
                  </w:rPr>
                </m:ctrlPr>
              </m:dPr>
              <m:e>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j</m:t>
                    </m:r>
                  </m:sub>
                </m:sSub>
              </m:e>
            </m:d>
            <m:ctrlPr>
              <w:rPr>
                <w:rFonts w:ascii="Cambria Math" w:hAnsi="Cambria Math"/>
                <w:i/>
              </w:rPr>
            </m:ctrlPr>
          </m:e>
        </m:d>
        <m:r>
          <w:rPr>
            <w:rFonts w:ascii="Cambria Math" w:hAnsi="Cambria Math"/>
          </w:rPr>
          <m:t xml:space="preserve">, </m:t>
        </m:r>
      </m:oMath>
      <w:r>
        <w:t>with an interaction term for the resource availability period (low, medium, high) during month (k). The covariate (</w:t>
      </w:r>
      <m:oMath>
        <m:sSub>
          <m:sSubPr>
            <m:ctrlPr>
              <w:rPr>
                <w:rFonts w:ascii="Cambria Math" w:hAnsi="Cambria Math"/>
              </w:rPr>
            </m:ctrlPr>
          </m:sSubPr>
          <m:e>
            <m:r>
              <w:rPr>
                <w:rFonts w:ascii="Cambria Math" w:hAnsi="Cambria Math"/>
              </w:rPr>
              <m:t>β</m:t>
            </m:r>
          </m:e>
          <m:sub>
            <m:r>
              <w:rPr>
                <w:rFonts w:ascii="Cambria Math" w:hAnsi="Cambria Math"/>
              </w:rPr>
              <m:t>1.i</m:t>
            </m:r>
          </m:sub>
        </m:sSub>
      </m:oMath>
      <w:r>
        <w:rPr>
          <w:rFonts w:eastAsiaTheme="minorEastAsia"/>
        </w:rPr>
        <w:t xml:space="preserve">) is the effect of trait-matching on visitation rates. Since trait-matching is the difference between bill and corolla lengths, a more negative value indicates greater trait-matching. The covariate </w:t>
      </w:r>
      <m:oMath>
        <m:sSub>
          <m:sSubPr>
            <m:ctrlPr>
              <w:rPr>
                <w:rFonts w:ascii="Cambria Math" w:hAnsi="Cambria Math"/>
              </w:rPr>
            </m:ctrlPr>
          </m:sSubPr>
          <m:e>
            <m:r>
              <w:rPr>
                <w:rFonts w:ascii="Cambria Math" w:hAnsi="Cambria Math"/>
              </w:rPr>
              <m:t>β</m:t>
            </m:r>
          </m:e>
          <m:sub>
            <m:r>
              <w:rPr>
                <w:rFonts w:ascii="Cambria Math" w:hAnsi="Cambria Math"/>
              </w:rPr>
              <m:t>2.i</m:t>
            </m:r>
          </m:sub>
        </m:sSub>
      </m:oMath>
      <w:r>
        <w:rPr>
          <w:rFonts w:eastAsiaTheme="minorEastAsia"/>
        </w:rPr>
        <w:t xml:space="preserve"> is the effect of increasing resource availability when the difference between bill and corolla lengths is zero. The covariate </w:t>
      </w:r>
      <m:oMath>
        <m:sSub>
          <m:sSubPr>
            <m:ctrlPr>
              <w:rPr>
                <w:rFonts w:ascii="Cambria Math" w:hAnsi="Cambria Math"/>
              </w:rPr>
            </m:ctrlPr>
          </m:sSubPr>
          <m:e>
            <m:r>
              <w:rPr>
                <w:rFonts w:ascii="Cambria Math" w:hAnsi="Cambria Math"/>
              </w:rPr>
              <m:t>β</m:t>
            </m:r>
          </m:e>
          <m:sub>
            <m:r>
              <w:rPr>
                <w:rFonts w:ascii="Cambria Math" w:hAnsi="Cambria Math"/>
              </w:rPr>
              <m:t>3.i</m:t>
            </m:r>
          </m:sub>
        </m:sSub>
      </m:oMath>
      <w:r>
        <w:rPr>
          <w:rFonts w:eastAsiaTheme="minorEastAsia"/>
        </w:rPr>
        <w:t xml:space="preserve"> is the interaction between resource availability period (</w:t>
      </w:r>
      <w:proofErr w:type="spellStart"/>
      <w:r>
        <w:rPr>
          <w:rFonts w:eastAsiaTheme="minorEastAsia"/>
        </w:rPr>
        <w:t>eg</w:t>
      </w:r>
      <w:proofErr w:type="spellEnd"/>
      <w:r>
        <w:rPr>
          <w:rFonts w:eastAsiaTheme="minorEastAsia"/>
        </w:rPr>
        <w:t xml:space="preserve">. low, medium and high) and trait-matching. </w:t>
      </w:r>
      <w:r>
        <w:t xml:space="preserve">We use the resource availability period as our predictor of visitation rates, rather than the abundance of a given plant species (as in </w:t>
      </w:r>
      <w:r>
        <w:fldChar w:fldCharType="begin" w:fldLock="1"/>
      </w:r>
      <w:r>
        <w:instrText>ADDIN CSL_CITATION { "citationItems" : [ { "id" : "ITEM-1", "itemData" : { "DOI" : "10.1111/j.1600-0706.2008.16540.x", "ISBN" : "0030-1299", "ISSN" : "00301299", "PMID" : "6823", "abstract" : "Recently, there has been a vigorous interest in community ecology about the structure of mutualistic networks and its importance for species persistence and coevolution. However, the mechanisms shaping mutualistic networks have been rarely explored. Here we extend for the first time the neutral theory of biodiversity to a multi trophic system. We focus on nestedness, a distinctive pattern of mutualistic community assembly showing two characteristics, namely, asymmetrical specialization (specialists interacting with generalists) and a generalist core (generalists interacting with generalists). We investigate the importance of relative species abundance (RSA) for the nested assembly of plant-animal mutualistic networks. Our results show that neutral mutualistic communities give rise to networks considerably more nested than real communities. RSA explains 60-70% of nested patterns in two real communities studied here, while 30-40% of nestedness is still unexplained. The nested pattern in real communities is better explained when we introduce interaction-specific species traits such as forbidden links and intensity of dependence (relative importance of fruits for the diet of a frugivore) in our analysis. The fact that neutral mutualistic communities exhibit a perfectly nested structure and do not show a random or compartmentalized structure, underlines the importance of RSA in the assembly of mutualistic networks", "author" : [ { "dropping-particle" : "", "family" : "Krishna", "given" : "Abhay", "non-dropping-particle" : "", "parse-names" : false, "suffix" : "" }, { "dropping-particle" : "", "family" : "Guimaraes", "given" : "Jr P R", "non-dropping-particle" : "", "parse-names" : false, "suffix" : "" }, { "dropping-particle" : "", "family" : "Jordano", "given" : "Pedro", "non-dropping-particle" : "", "parse-names" : false, "suffix" : "" }, { "dropping-particle" : "", "family" : "Bascompte", "given" : "Jordi", "non-dropping-particle" : "", "parse-names" : false, "suffix" : "" } ], "container-title" : "Oikos", "id" : "ITEM-1", "issue" : "11", "issued" : { "date-parts" : [ [ "2008" ] ] }, "page" : "1609-1618", "title" : "A neutral-niche theory of nestedness in mutualistic networks", "type" : "article-journal", "volume" : "117" }, "uris" : [ "http://www.mendeley.com/documents/?uuid=a0000002-c184-4a84-ba26-e2e05c7d0935" ] }, { "id" : "ITEM-2", "itemData" : { "DOI" : "10.1890/08-1837.1", "ISBN" : "0012-9658", "ISSN" : "00129658", "PMID" : "19739366", "abstract" : "The structure of mutualistic networks is likely to result from the simultaneous influence of neutrality and the constraints imposed by complementarity in species phenotypes, phenologies, spatial distributions, phylogenetic relationships, and sampling artifacts. We develop a conceptual and methodological framework to evaluate the relative contributions of these potential determinants. Applying this approach to the analysis of a plant-pollinator network, we show that information on relative abundance and phenology suffices to predict several aggregate network properties (connectance, nestedness, interaction evenness, and interaction asymmetry). However, such information falls short of predicting the detailed network structure (the frequency of pairwise interactions), leaving a large amount of variation unexplained. Taken together, our results suggest that both relative species abundance and complementarity in spatiotemporal distribution contribute substantially to generate observed network patters, but that this information is by no means sufficient to predict the occurrence and frequency of pairwise interactions. Future studies could use our methodological framework to evaluate the generality of our findings in a representative sample of study systems with contrasting ecological conditions.", "author" : [ { "dropping-particle" : "", "family" : "V\u00e1zquez", "given" : "Diego P.", "non-dropping-particle" : "", "parse-names" : false, "suffix" : "" }, { "dropping-particle" : "", "family" : "Chacoff", "given" : "Natacha P.", "non-dropping-particle" : "", "parse-names" : false, "suffix" : "" }, { "dropping-particle" : "", "family" : "Cagnolo", "given" : "Luciano", "non-dropping-particle" : "", "parse-names" : false, "suffix" : "" } ], "container-title" : "Ecology", "id" : "ITEM-2", "issue" : "8", "issued" : { "date-parts" : [ [ "2009" ] ] }, "page" : "2039-2046", "title" : "Evaluating multiple determinants of the structure of plant-animal mutualistic networks", "type" : "article-journal", "volume" : "90" }, "uris" : [ "http://www.mendeley.com/documents/?uuid=8a1b29be-7283-46a7-8a33-34f285818732" ] }, { "id" : "ITEM-3", "itemData" : { "DOI" : "10.1111/btp.12170", "ISSN" : "1744-7429", "abstract" : "Complex networks of species interactions might be determined by species traits but also by simple chance meetings governed by species abundances. Although the idea that species traits structure mutualistic networks is appealing, most studies have found abundance to be a major structuring mechanism underlying interaction frequencies. With a well-resolved plant\u2013hummingbird interaction network from the Neotropical savanna in Brazil, we asked whether species morphology, phenology, nectar availability and habitat occupancy and/or abundance best predicted the frequency of interactions. For this, we constructed interaction probability matrices and compared them to the observed plant-hummingbird matrix through a likelihood approach. Furthermore, a recently proposed modularity algorithm for weighted bipartite networks was employed to evaluate whether these factors also scale-up to the formation of modules in the network. Interaction frequencies were best predicted by species morphology, phenology and habitat occupancy, while species abundances and nectar availability performed poorly. The plant\u2013hummingbird network was modular, and modules were associated to morphological specialization and habitat occupancy. Our findings highlight the importance of traits as determinants of interaction frequencies and network structure, corroborating the results of a previous study on a plant\u2013hummingbird network from the Brazilian Atlantic Forest. Thus, we propose that traits matter more in tropical plant\u2013hummingbird networks than in less specialized systems. To test the generality of this hypothesis, future research could employ geographic or taxonomic cross-system comparisons contrasting networks with known differences in level of specialization.", "author" : [ { "dropping-particle" : "", "family" : "Maruyama", "given" : "Pietro K", "non-dropping-particle" : "", "parse-names" : false, "suffix" : "" }, { "dropping-particle" : "", "family" : "Vizentin-Bugoni", "given" : "Jeferson", "non-dropping-particle" : "", "parse-names" : false, "suffix" : "" }, { "dropping-particle" : "", "family" : "Oliveira", "given" : "Genilda M.", "non-dropping-particle" : "", "parse-names" : false, "suffix" : "" }, { "dropping-particle" : "", "family" : "Oliveira", "given" : "Paulo E", "non-dropping-particle" : "", "parse-names" : false, "suffix" : "" }, { "dropping-particle" : "", "family" : "Dalsgaard", "given" : "Bo", "non-dropping-particle" : "", "parse-names" : false, "suffix" : "" } ], "container-title" : "Biotropica", "id" : "ITEM-3", "issue" : "6", "issued" : { "date-parts" : [ [ "2014" ] ] }, "page" : "740-747", "title" : "Morphological and Spatio-Temporal Mismatches Shape a Neotropical Savanna Plant-Hummingbird Network", "type" : "article-journal", "volume" : "46" }, "uris" : [ "http://www.mendeley.com/documents/?uuid=ad9f7588-d51d-451c-a8a1-af6c1b72d4b4" ] }, { "id" : "ITEM-4", "itemData" : { "DOI" : "10.16034/j.cnki.10-1318/c.2015.01.012", "ISBN" : "1365-2435", "ISSN" : "02698463", "author" : [ { "dropping-particle" : "", "family" : "Bartomeus", "given" : "I", "non-dropping-particle" : "", "parse-names" : false, "suffix" : "" }, { "dropping-particle" : "", "family" : "Gravel", "given" : "D", "non-dropping-particle" : "", "parse-names" : false, "suffix" : "" }, { "dropping-particle" : "", "family" : "Tylianakis", "given" : "Jason M.", "non-dropping-particle" : "", "parse-names" : false, "suffix" : "" }, { "dropping-particle" : "", "family" : "Aizen", "given" : "MA", "non-dropping-particle" : "", "parse-names" : false, "suffix" : "" }, { "dropping-particle" : "", "family" : "Dickie", "given" : "IA", "non-dropping-particle" : "", "parse-names" : false, "suffix" : "" }, { "dropping-particle" : "", "family" : "Bernard-Verdier", "given" : "M", "non-dropping-particle" : "", "parse-names" : false, "suffix" : "" } ], "container-title" : "Functional Ecology", "id" : "ITEM-4", "issued" : { "date-parts" : [ [ "2016" ] ] }, "page" : "1-40", "title" : "A common framework for identifying rules across different types of interactions", "type" : "article-journal", "volume" : "10" }, "uris" : [ "http://www.mendeley.com/documents/?uuid=58032886-7959-4811-9986-65859c64759e" ] } ], "mendeley" : { "formattedCitation" : "(Krishna &lt;i&gt;et al.&lt;/i&gt; 2008; V\u00e1zquez &lt;i&gt;et al.&lt;/i&gt; 2009; Maruyama &lt;i&gt;et al.&lt;/i&gt; 2014; Bartomeus &lt;i&gt;et al.&lt;/i&gt; 2016)", "manualFormatting" : "Krishna et al. 2008; V\u00e1zquez et al. 2009; Maruyama et al. 2014; Bartomeus et al. 2016)", "plainTextFormattedCitation" : "(Krishna et al. 2008; V\u00e1zquez et al. 2009; Maruyama et al. 2014; Bartomeus et al. 2016)", "previouslyFormattedCitation" : "(Krishna &lt;i&gt;et al.&lt;/i&gt; 2008; V\u00e1zquez &lt;i&gt;et al.&lt;/i&gt; 2009; Maruyama &lt;i&gt;et al.&lt;/i&gt; 2014; Bartomeus &lt;i&gt;et al.&lt;/i&gt; 2016)" }, "properties" : { "noteIndex" : 0 }, "schema" : "https://github.com/citation-style-language/schema/raw/master/csl-citation.json" }</w:instrText>
      </w:r>
      <w:r>
        <w:fldChar w:fldCharType="separate"/>
      </w:r>
      <w:r w:rsidRPr="00B1595D">
        <w:rPr>
          <w:noProof/>
        </w:rPr>
        <w:t xml:space="preserve">Krishna </w:t>
      </w:r>
      <w:r w:rsidRPr="00B1595D">
        <w:rPr>
          <w:i/>
          <w:noProof/>
        </w:rPr>
        <w:t>et al.</w:t>
      </w:r>
      <w:r w:rsidRPr="00B1595D">
        <w:rPr>
          <w:noProof/>
        </w:rPr>
        <w:t xml:space="preserve"> 2008; Vázquez </w:t>
      </w:r>
      <w:r w:rsidRPr="00B1595D">
        <w:rPr>
          <w:i/>
          <w:noProof/>
        </w:rPr>
        <w:t>et al.</w:t>
      </w:r>
      <w:r w:rsidRPr="00B1595D">
        <w:rPr>
          <w:noProof/>
        </w:rPr>
        <w:t xml:space="preserve"> 2009; Maruyama </w:t>
      </w:r>
      <w:r w:rsidRPr="00B1595D">
        <w:rPr>
          <w:i/>
          <w:noProof/>
        </w:rPr>
        <w:t>et al.</w:t>
      </w:r>
      <w:r w:rsidRPr="00B1595D">
        <w:rPr>
          <w:noProof/>
        </w:rPr>
        <w:t xml:space="preserve"> 2014; Bartomeus </w:t>
      </w:r>
      <w:r w:rsidRPr="00B1595D">
        <w:rPr>
          <w:i/>
          <w:noProof/>
        </w:rPr>
        <w:t>et al.</w:t>
      </w:r>
      <w:r w:rsidRPr="00B1595D">
        <w:rPr>
          <w:noProof/>
        </w:rPr>
        <w:t xml:space="preserve"> 2016)</w:t>
      </w:r>
      <w:r>
        <w:fldChar w:fldCharType="end"/>
      </w:r>
      <w:r>
        <w:t>, because we believe it is the seasonal change in resource availability which may influence trait-matching. Covariates were considered to have significant biological relevance if their posterior distributions did not overlap with zero.</w:t>
      </w:r>
      <w:r w:rsidRPr="001C607A">
        <w:t xml:space="preserve"> </w:t>
      </w:r>
      <w:r>
        <w:t>To create posteriors distributions, two MCMC chains were run for 300,000 draws.</w:t>
      </w:r>
      <w:r w:rsidRPr="00C14570">
        <w:t xml:space="preserve"> We then sampled </w:t>
      </w:r>
      <w:r>
        <w:t>5</w:t>
      </w:r>
      <w:r w:rsidRPr="00C14570">
        <w:t xml:space="preserve">,000 draws, saving every </w:t>
      </w:r>
      <w:r>
        <w:t>10</w:t>
      </w:r>
      <w:r w:rsidRPr="003139FB">
        <w:rPr>
          <w:vertAlign w:val="superscript"/>
        </w:rPr>
        <w:t>th</w:t>
      </w:r>
      <w:r>
        <w:t xml:space="preserve"> draw</w:t>
      </w:r>
      <w:r w:rsidR="00C221D4">
        <w:t>,</w:t>
      </w:r>
      <w:r w:rsidRPr="00C14570">
        <w:t xml:space="preserve"> to red</w:t>
      </w:r>
      <w:r>
        <w:t xml:space="preserve">uce autocorrelation, to create 500 </w:t>
      </w:r>
      <w:r w:rsidRPr="00C14570">
        <w:t>posterior samples.</w:t>
      </w:r>
      <w:r>
        <w:t xml:space="preserve"> We parameterized process and observation variance using precision, rather than standard deviation (e.g. precision of 10 is equal to a standard deviation of 0.31).</w:t>
      </w:r>
      <w:r w:rsidRPr="00C14570">
        <w:t xml:space="preserve"> </w:t>
      </w:r>
    </w:p>
    <w:p w14:paraId="28D1BBA7" w14:textId="77777777" w:rsidR="00997809" w:rsidRPr="00C14570" w:rsidRDefault="00997809" w:rsidP="00997809">
      <w:pPr>
        <w:spacing w:line="360" w:lineRule="auto"/>
        <w:ind w:left="0"/>
      </w:pPr>
      <w:r w:rsidRPr="00C14570">
        <w:t>Observation Model</w:t>
      </w:r>
    </w:p>
    <w:p w14:paraId="1118BF53" w14:textId="77777777" w:rsidR="00997809" w:rsidRPr="000E4A16" w:rsidRDefault="007F0E12" w:rsidP="00997809">
      <w:pPr>
        <w:spacing w:line="360" w:lineRule="auto"/>
        <w:rPr>
          <w:rFonts w:eastAsiaTheme="minorEastAsia"/>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i,j,k,d</m:t>
              </m:r>
            </m:sub>
          </m:sSub>
          <m:r>
            <w:rPr>
              <w:rFonts w:ascii="Cambria Math" w:hAnsi="Cambria Math"/>
            </w:rPr>
            <m:t>∼Binomial(</m:t>
          </m:r>
          <m:sSub>
            <m:sSubPr>
              <m:ctrlPr>
                <w:rPr>
                  <w:rFonts w:ascii="Cambria Math" w:hAnsi="Cambria Math"/>
                </w:rPr>
              </m:ctrlPr>
            </m:sSubPr>
            <m:e>
              <m:r>
                <w:rPr>
                  <w:rFonts w:ascii="Cambria Math" w:hAnsi="Cambria Math"/>
                </w:rPr>
                <m:t>N</m:t>
              </m:r>
            </m:e>
            <m:sub>
              <m:r>
                <w:rPr>
                  <w:rFonts w:ascii="Cambria Math" w:hAnsi="Cambria Math"/>
                </w:rPr>
                <m:t>i,j,k</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w:rPr>
              <w:rFonts w:ascii="Cambria Math" w:hAnsi="Cambria Math"/>
            </w:rPr>
            <m:t>)</m:t>
          </m:r>
        </m:oMath>
      </m:oMathPara>
    </w:p>
    <w:p w14:paraId="7D709BD4" w14:textId="77777777" w:rsidR="00997809" w:rsidRPr="00C14570" w:rsidRDefault="00997809" w:rsidP="00997809">
      <w:pPr>
        <w:spacing w:line="360" w:lineRule="auto"/>
        <w:ind w:left="0"/>
        <w:rPr>
          <w:rFonts w:eastAsiaTheme="minorEastAsia"/>
        </w:rPr>
      </w:pPr>
      <w:r w:rsidRPr="00C14570">
        <w:rPr>
          <w:rFonts w:eastAsiaTheme="minorEastAsia"/>
        </w:rPr>
        <w:t>Process Model</w:t>
      </w:r>
    </w:p>
    <w:p w14:paraId="64171B8F" w14:textId="77777777" w:rsidR="00997809" w:rsidRPr="00C14570" w:rsidRDefault="007F0E12" w:rsidP="00997809">
      <w:pPr>
        <w:spacing w:line="360" w:lineRule="auto"/>
        <w:jc w:val="cente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i,j,k</m:t>
              </m:r>
            </m:sub>
          </m:sSub>
          <m:r>
            <w:rPr>
              <w:rFonts w:ascii="Cambria Math" w:hAnsi="Cambria Math"/>
            </w:rPr>
            <m:t>∼Poisson(</m:t>
          </m:r>
          <m:sSub>
            <m:sSubPr>
              <m:ctrlPr>
                <w:rPr>
                  <w:rFonts w:ascii="Cambria Math" w:hAnsi="Cambria Math"/>
                </w:rPr>
              </m:ctrlPr>
            </m:sSubPr>
            <m:e>
              <m:r>
                <w:rPr>
                  <w:rFonts w:ascii="Cambria Math" w:hAnsi="Cambria Math"/>
                </w:rPr>
                <m:t>λ</m:t>
              </m:r>
            </m:e>
            <m:sub>
              <m:r>
                <w:rPr>
                  <w:rFonts w:ascii="Cambria Math" w:hAnsi="Cambria Math"/>
                </w:rPr>
                <m:t>i,j</m:t>
              </m:r>
            </m:sub>
          </m:sSub>
          <m:r>
            <w:rPr>
              <w:rFonts w:ascii="Cambria Math" w:hAnsi="Cambria Math"/>
            </w:rPr>
            <m:t>)</m:t>
          </m:r>
        </m:oMath>
      </m:oMathPara>
    </w:p>
    <w:p w14:paraId="65892D6A" w14:textId="77777777" w:rsidR="00997809" w:rsidRPr="009E72F9" w:rsidRDefault="00997809" w:rsidP="00997809">
      <w:pPr>
        <w:spacing w:line="360" w:lineRule="auto"/>
        <w:jc w:val="center"/>
        <w:rPr>
          <w:rFonts w:eastAsiaTheme="minorEastAsia"/>
        </w:rPr>
      </w:pPr>
      <w:r w:rsidRPr="00C14570">
        <w:rPr>
          <w:rFonts w:eastAsiaTheme="minorEastAsia"/>
        </w:rPr>
        <w:lastRenderedPageBreak/>
        <w:t xml:space="preserve"> </w:t>
      </w:r>
      <m:oMath>
        <m:r>
          <w:rPr>
            <w:rFonts w:ascii="Cambria Math" w:hAnsi="Cambria Math"/>
          </w:rPr>
          <m:t>log</m:t>
        </m:r>
        <m:d>
          <m:dPr>
            <m:ctrlPr>
              <w:rPr>
                <w:rFonts w:ascii="Cambria Math" w:hAnsi="Cambria Math"/>
                <w:i/>
              </w:rPr>
            </m:ctrlPr>
          </m:dPr>
          <m:e>
            <m:sSub>
              <m:sSubPr>
                <m:ctrlPr>
                  <w:rPr>
                    <w:rFonts w:ascii="Cambria Math" w:hAnsi="Cambria Math"/>
                  </w:rPr>
                </m:ctrlPr>
              </m:sSubPr>
              <m:e>
                <m:r>
                  <w:rPr>
                    <w:rFonts w:ascii="Cambria Math" w:hAnsi="Cambria Math"/>
                  </w:rPr>
                  <m:t xml:space="preserve"> λ</m:t>
                </m:r>
              </m:e>
              <m:sub>
                <m:r>
                  <w:rPr>
                    <w:rFonts w:ascii="Cambria Math" w:hAnsi="Cambria Math"/>
                  </w:rPr>
                  <m:t>i,j</m:t>
                </m:r>
              </m:sub>
            </m:sSub>
          </m:e>
        </m:d>
        <m: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m:t>
        </m:r>
        <m:d>
          <m:dPr>
            <m:begChr m:val="|"/>
            <m:endChr m:val="|"/>
            <m:ctrlPr>
              <w:rPr>
                <w:rFonts w:ascii="Cambria Math" w:hAnsi="Cambria Math"/>
                <w:i/>
              </w:rPr>
            </m:ctrlPr>
          </m:dPr>
          <m:e>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2,i</m:t>
            </m:r>
          </m:sub>
        </m:sSub>
        <m:r>
          <w:rPr>
            <w:rFonts w:ascii="Cambria Math" w:hAnsi="Cambria Math"/>
          </w:rPr>
          <m:t>*Abundanc</m:t>
        </m:r>
        <m:sSub>
          <m:sSubPr>
            <m:ctrlPr>
              <w:rPr>
                <w:rFonts w:ascii="Cambria Math" w:hAnsi="Cambria Math"/>
                <w:i/>
              </w:rPr>
            </m:ctrlPr>
          </m:sSubPr>
          <m:e>
            <m:r>
              <w:rPr>
                <w:rFonts w:ascii="Cambria Math" w:hAnsi="Cambria Math"/>
              </w:rPr>
              <m:t>e</m:t>
            </m:r>
          </m:e>
          <m:sub>
            <m:r>
              <w:rPr>
                <w:rFonts w:ascii="Cambria Math" w:hAnsi="Cambria Math"/>
              </w:rPr>
              <m:t>j,k</m:t>
            </m:r>
          </m:sub>
        </m:sSub>
        <m:r>
          <w:rPr>
            <w:rFonts w:ascii="Cambria Math" w:eastAsiaTheme="minorEastAsia" w:hAnsi="Cambria Math"/>
          </w:rPr>
          <m:t xml:space="preserve"> </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3,i</m:t>
            </m:r>
          </m:sub>
        </m:sSub>
        <m:r>
          <w:rPr>
            <w:rFonts w:ascii="Cambria Math" w:hAnsi="Cambria Math"/>
          </w:rPr>
          <m:t>*Abundanc</m:t>
        </m:r>
        <m:sSub>
          <m:sSubPr>
            <m:ctrlPr>
              <w:rPr>
                <w:rFonts w:ascii="Cambria Math" w:hAnsi="Cambria Math"/>
                <w:i/>
              </w:rPr>
            </m:ctrlPr>
          </m:sSubPr>
          <m:e>
            <m:r>
              <w:rPr>
                <w:rFonts w:ascii="Cambria Math" w:hAnsi="Cambria Math"/>
              </w:rPr>
              <m:t>e</m:t>
            </m:r>
          </m:e>
          <m:sub>
            <m:r>
              <w:rPr>
                <w:rFonts w:ascii="Cambria Math" w:hAnsi="Cambria Math"/>
              </w:rPr>
              <m:t>j,k</m:t>
            </m:r>
          </m:sub>
        </m:sSub>
        <m:r>
          <w:rPr>
            <w:rFonts w:ascii="Cambria Math" w:hAnsi="Cambria Math"/>
          </w:rPr>
          <m:t>*</m:t>
        </m:r>
        <m:d>
          <m:dPr>
            <m:begChr m:val="|"/>
            <m:endChr m:val="|"/>
            <m:ctrlPr>
              <w:rPr>
                <w:rFonts w:ascii="Cambria Math" w:hAnsi="Cambria Math"/>
                <w:i/>
              </w:rPr>
            </m:ctrlPr>
          </m:dPr>
          <m:e>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-Trai</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Pr="009E72F9">
        <w:rPr>
          <w:rFonts w:eastAsiaTheme="minorEastAsia"/>
        </w:rPr>
        <w:t xml:space="preserve">  </w:t>
      </w:r>
    </w:p>
    <w:p w14:paraId="5AA02DFF" w14:textId="77777777" w:rsidR="00997809" w:rsidRPr="009E72F9" w:rsidRDefault="00997809" w:rsidP="00997809">
      <w:pPr>
        <w:spacing w:line="360" w:lineRule="auto"/>
      </w:pPr>
      <w:r w:rsidRPr="009E72F9">
        <w:t>Priors</w:t>
      </w:r>
    </w:p>
    <w:p w14:paraId="4E117E75" w14:textId="77777777" w:rsidR="00997809" w:rsidRPr="00C14570" w:rsidRDefault="00997809" w:rsidP="00997809">
      <w:pPr>
        <w:spacing w:line="360" w:lineRule="auto"/>
        <w:rPr>
          <w:rFonts w:eastAsiaTheme="minorEastAsia"/>
        </w:rPr>
      </w:pPr>
      <m:oMathPara>
        <m:oMathParaPr>
          <m:jc m:val="center"/>
        </m:oMathParaPr>
        <m:oMath>
          <m:r>
            <w:rPr>
              <w:rFonts w:ascii="Cambria Math" w:hAnsi="Cambria Math"/>
            </w:rPr>
            <m:t>logit(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w:rPr>
              <w:rFonts w:ascii="Cambria Math" w:hAnsi="Cambria Math"/>
            </w:rPr>
            <m:t>)∼Normal(</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ω</m:t>
              </m:r>
            </m:sub>
          </m:sSub>
          <m:r>
            <w:rPr>
              <w:rFonts w:ascii="Cambria Math" w:hAnsi="Cambria Math"/>
            </w:rPr>
            <m:t>)</m:t>
          </m:r>
        </m:oMath>
      </m:oMathPara>
    </w:p>
    <w:p w14:paraId="102D1AC9" w14:textId="77777777" w:rsidR="00997809" w:rsidRPr="00C14570" w:rsidRDefault="007F0E12" w:rsidP="00997809">
      <w:pPr>
        <w:spacing w:line="360" w:lineRule="auto"/>
        <w:rPr>
          <w:rFonts w:eastAsiaTheme="minorEastAsia"/>
        </w:rPr>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∼Normal(</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α</m:t>
              </m:r>
            </m:sub>
          </m:sSub>
          <m:r>
            <w:rPr>
              <w:rFonts w:ascii="Cambria Math" w:hAnsi="Cambria Math"/>
            </w:rPr>
            <m:t>)</m:t>
          </m:r>
        </m:oMath>
      </m:oMathPara>
    </w:p>
    <w:p w14:paraId="2D69410D" w14:textId="77777777" w:rsidR="00997809" w:rsidRPr="00C14570" w:rsidRDefault="007F0E12" w:rsidP="00997809">
      <w:pPr>
        <w:spacing w:line="360" w:lineRule="auto"/>
        <w:rPr>
          <w:rFonts w:eastAsiaTheme="minorEastAsia"/>
        </w:rPr>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∼Normal(</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τ</m:t>
              </m:r>
            </m:e>
            <m:sub>
              <m:sSub>
                <m:sSubPr>
                  <m:ctrlPr>
                    <w:rPr>
                      <w:rFonts w:ascii="Cambria Math" w:hAnsi="Cambria Math"/>
                      <w:i/>
                    </w:rPr>
                  </m:ctrlPr>
                </m:sSubPr>
                <m:e>
                  <m:r>
                    <w:rPr>
                      <w:rFonts w:ascii="Cambria Math" w:hAnsi="Cambria Math"/>
                    </w:rPr>
                    <m:t>β</m:t>
                  </m:r>
                </m:e>
                <m:sub>
                  <m:r>
                    <w:rPr>
                      <w:rFonts w:ascii="Cambria Math" w:hAnsi="Cambria Math"/>
                    </w:rPr>
                    <m:t>1</m:t>
                  </m:r>
                </m:sub>
              </m:sSub>
            </m:sub>
          </m:sSub>
          <m:r>
            <w:rPr>
              <w:rFonts w:ascii="Cambria Math" w:hAnsi="Cambria Math"/>
            </w:rPr>
            <m:t>)</m:t>
          </m:r>
        </m:oMath>
      </m:oMathPara>
    </w:p>
    <w:p w14:paraId="39F153C2" w14:textId="77777777" w:rsidR="00997809" w:rsidRPr="00C14570" w:rsidRDefault="007F0E12" w:rsidP="00997809">
      <w:pPr>
        <w:spacing w:line="360" w:lineRule="auto"/>
        <w:rPr>
          <w:rFonts w:eastAsiaTheme="minorEastAsia"/>
        </w:rPr>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2,i</m:t>
              </m:r>
            </m:sub>
          </m:sSub>
          <m:r>
            <w:rPr>
              <w:rFonts w:ascii="Cambria Math" w:hAnsi="Cambria Math"/>
            </w:rPr>
            <m:t>∼Normal(</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τ</m:t>
              </m:r>
            </m:e>
            <m:sub>
              <m:sSub>
                <m:sSubPr>
                  <m:ctrlPr>
                    <w:rPr>
                      <w:rFonts w:ascii="Cambria Math" w:hAnsi="Cambria Math"/>
                      <w:i/>
                    </w:rPr>
                  </m:ctrlPr>
                </m:sSubPr>
                <m:e>
                  <m:r>
                    <w:rPr>
                      <w:rFonts w:ascii="Cambria Math" w:hAnsi="Cambria Math"/>
                    </w:rPr>
                    <m:t>β</m:t>
                  </m:r>
                </m:e>
                <m:sub>
                  <m:r>
                    <w:rPr>
                      <w:rFonts w:ascii="Cambria Math" w:hAnsi="Cambria Math"/>
                    </w:rPr>
                    <m:t>2</m:t>
                  </m:r>
                </m:sub>
              </m:sSub>
            </m:sub>
          </m:sSub>
          <m:r>
            <w:rPr>
              <w:rFonts w:ascii="Cambria Math" w:hAnsi="Cambria Math"/>
            </w:rPr>
            <m:t>)</m:t>
          </m:r>
        </m:oMath>
      </m:oMathPara>
    </w:p>
    <w:p w14:paraId="7A27109D" w14:textId="77777777" w:rsidR="00997809" w:rsidRPr="00C14570" w:rsidRDefault="007F0E12" w:rsidP="00997809">
      <w:pPr>
        <w:spacing w:line="360" w:lineRule="auto"/>
        <w:rPr>
          <w:rFonts w:eastAsiaTheme="minorEastAsia"/>
        </w:rPr>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3,i</m:t>
              </m:r>
            </m:sub>
          </m:sSub>
          <m:r>
            <w:rPr>
              <w:rFonts w:ascii="Cambria Math" w:hAnsi="Cambria Math"/>
            </w:rPr>
            <m:t>∼Normal(</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τ</m:t>
              </m:r>
            </m:e>
            <m:sub>
              <m:sSub>
                <m:sSubPr>
                  <m:ctrlPr>
                    <w:rPr>
                      <w:rFonts w:ascii="Cambria Math" w:hAnsi="Cambria Math"/>
                      <w:i/>
                    </w:rPr>
                  </m:ctrlPr>
                </m:sSubPr>
                <m:e>
                  <m:r>
                    <w:rPr>
                      <w:rFonts w:ascii="Cambria Math" w:hAnsi="Cambria Math"/>
                    </w:rPr>
                    <m:t>β</m:t>
                  </m:r>
                </m:e>
                <m:sub>
                  <m:r>
                    <w:rPr>
                      <w:rFonts w:ascii="Cambria Math" w:hAnsi="Cambria Math"/>
                    </w:rPr>
                    <m:t>3</m:t>
                  </m:r>
                </m:sub>
              </m:sSub>
            </m:sub>
          </m:sSub>
          <m:r>
            <w:rPr>
              <w:rFonts w:ascii="Cambria Math" w:hAnsi="Cambria Math"/>
            </w:rPr>
            <m:t>)</m:t>
          </m:r>
        </m:oMath>
      </m:oMathPara>
    </w:p>
    <w:p w14:paraId="47B560C1" w14:textId="77777777" w:rsidR="00997809" w:rsidRDefault="00997809" w:rsidP="00997809">
      <w:pPr>
        <w:spacing w:line="360" w:lineRule="auto"/>
        <w:ind w:left="0"/>
        <w:rPr>
          <w:rFonts w:eastAsiaTheme="minorEastAsia"/>
        </w:rPr>
      </w:pPr>
    </w:p>
    <w:p w14:paraId="144DA08F" w14:textId="77777777" w:rsidR="00997809" w:rsidRPr="00C14570" w:rsidRDefault="007F0E12" w:rsidP="00997809">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∼Normal</m:t>
          </m:r>
          <m:d>
            <m:dPr>
              <m:ctrlPr>
                <w:rPr>
                  <w:rFonts w:ascii="Cambria Math" w:hAnsi="Cambria Math"/>
                  <w:i/>
                </w:rPr>
              </m:ctrlPr>
            </m:dPr>
            <m:e>
              <m:r>
                <w:rPr>
                  <w:rFonts w:ascii="Cambria Math" w:hAnsi="Cambria Math"/>
                </w:rPr>
                <m:t>0, 0.386</m:t>
              </m:r>
            </m:e>
          </m:d>
        </m:oMath>
      </m:oMathPara>
    </w:p>
    <w:p w14:paraId="01155CA1" w14:textId="77777777" w:rsidR="00997809" w:rsidRPr="00C14570" w:rsidRDefault="007F0E12" w:rsidP="00997809">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∼Normal(0, 0.001)</m:t>
          </m:r>
        </m:oMath>
      </m:oMathPara>
    </w:p>
    <w:p w14:paraId="2B8F3553" w14:textId="77777777" w:rsidR="00997809" w:rsidRPr="00C14570" w:rsidRDefault="00997809" w:rsidP="00997809">
      <w:pPr>
        <w:spacing w:line="360" w:lineRule="auto"/>
        <w:jc w:val="center"/>
        <w:rPr>
          <w:rFonts w:eastAsiaTheme="minorEastAsia"/>
        </w:rPr>
      </w:pPr>
      <w:r w:rsidRPr="00C14570">
        <w:rPr>
          <w:rFonts w:eastAsiaTheme="minorEastAsia"/>
        </w:rPr>
        <w:t xml:space="preserve">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r>
          <w:rPr>
            <w:rFonts w:ascii="Cambria Math" w:hAnsi="Cambria Math"/>
          </w:rPr>
          <m:t>∼Normal(0, 0.001)</m:t>
        </m:r>
      </m:oMath>
    </w:p>
    <w:p w14:paraId="2FFD8AC5" w14:textId="77777777" w:rsidR="00997809" w:rsidRPr="00C14570" w:rsidRDefault="007F0E12" w:rsidP="00997809">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r>
            <w:rPr>
              <w:rFonts w:ascii="Cambria Math" w:hAnsi="Cambria Math"/>
            </w:rPr>
            <m:t>∼Normal(0, 0.001)</m:t>
          </m:r>
        </m:oMath>
      </m:oMathPara>
    </w:p>
    <w:p w14:paraId="2CC16FD6" w14:textId="77777777" w:rsidR="00997809" w:rsidRPr="00884DE3" w:rsidRDefault="007F0E12" w:rsidP="00997809">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3</m:t>
                  </m:r>
                </m:sub>
              </m:sSub>
            </m:sub>
          </m:sSub>
          <m:r>
            <w:rPr>
              <w:rFonts w:ascii="Cambria Math" w:hAnsi="Cambria Math"/>
            </w:rPr>
            <m:t>∼Normal(0, 0.001)</m:t>
          </m:r>
        </m:oMath>
      </m:oMathPara>
    </w:p>
    <w:p w14:paraId="13EC32C8" w14:textId="77777777" w:rsidR="00997809" w:rsidRDefault="007F0E12" w:rsidP="00997809">
      <w:pPr>
        <w:spacing w:line="360" w:lineRule="auto"/>
        <w:jc w:val="center"/>
        <w:rPr>
          <w:rFonts w:eastAsiaTheme="minorEastAsia"/>
        </w:rPr>
      </w:pPr>
      <m:oMathPara>
        <m:oMath>
          <m:sSub>
            <m:sSubPr>
              <m:ctrlPr>
                <w:rPr>
                  <w:rFonts w:ascii="Cambria Math" w:hAnsi="Cambria Math"/>
                </w:rPr>
              </m:ctrlPr>
            </m:sSubPr>
            <m:e>
              <m:r>
                <w:rPr>
                  <w:rFonts w:ascii="Cambria Math" w:hAnsi="Cambria Math"/>
                </w:rPr>
                <m:t>τ</m:t>
              </m:r>
            </m:e>
            <m:sub>
              <m:r>
                <w:rPr>
                  <w:rFonts w:ascii="Cambria Math" w:hAnsi="Cambria Math"/>
                </w:rPr>
                <m:t>ω</m:t>
              </m:r>
            </m:sub>
          </m:sSub>
          <m:r>
            <w:rPr>
              <w:rFonts w:ascii="Cambria Math" w:hAnsi="Cambria Math"/>
            </w:rPr>
            <m:t>∼Uniform(0, 10)</m:t>
          </m:r>
        </m:oMath>
      </m:oMathPara>
    </w:p>
    <w:p w14:paraId="6764F02B" w14:textId="77777777" w:rsidR="00997809" w:rsidRPr="00C14570" w:rsidRDefault="00997809" w:rsidP="00997809">
      <w:pPr>
        <w:spacing w:line="360" w:lineRule="auto"/>
        <w:jc w:val="center"/>
        <w:rPr>
          <w:rFonts w:eastAsiaTheme="minorEastAsia"/>
        </w:rPr>
      </w:pPr>
      <m:oMathPara>
        <m:oMath>
          <m: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α</m:t>
              </m:r>
            </m:sub>
          </m:sSub>
          <m:r>
            <w:rPr>
              <w:rFonts w:ascii="Cambria Math" w:hAnsi="Cambria Math"/>
            </w:rPr>
            <m:t>∼half-cauchy</m:t>
          </m:r>
          <m:d>
            <m:dPr>
              <m:ctrlPr>
                <w:rPr>
                  <w:rFonts w:ascii="Cambria Math" w:hAnsi="Cambria Math"/>
                  <w:i/>
                </w:rPr>
              </m:ctrlPr>
            </m:dPr>
            <m:e>
              <m:r>
                <w:rPr>
                  <w:rFonts w:ascii="Cambria Math" w:hAnsi="Cambria Math"/>
                </w:rPr>
                <m:t>0,1</m:t>
              </m:r>
            </m:e>
          </m:d>
        </m:oMath>
      </m:oMathPara>
    </w:p>
    <w:p w14:paraId="265E8B16" w14:textId="77777777" w:rsidR="00997809" w:rsidRPr="00C14570" w:rsidRDefault="00997809" w:rsidP="00997809">
      <w:pPr>
        <w:spacing w:line="360" w:lineRule="auto"/>
        <w:jc w:val="center"/>
        <w:rPr>
          <w:rFonts w:eastAsiaTheme="minorEastAsia"/>
        </w:rPr>
      </w:pPr>
      <m:oMathPara>
        <m:oMath>
          <m:r>
            <w:rPr>
              <w:rFonts w:ascii="Cambria Math" w:hAnsi="Cambria Math"/>
            </w:rPr>
            <m:t xml:space="preserve"> </m:t>
          </m:r>
          <m:sSub>
            <m:sSubPr>
              <m:ctrlPr>
                <w:rPr>
                  <w:rFonts w:ascii="Cambria Math" w:hAnsi="Cambria Math"/>
                </w:rPr>
              </m:ctrlPr>
            </m:sSubPr>
            <m:e>
              <m:r>
                <m:rPr>
                  <m:sty m:val="p"/>
                </m:rPr>
                <w:rPr>
                  <w:rFonts w:ascii="Cambria Math" w:hAnsi="Cambria Math"/>
                </w:rPr>
                <m:t>τ</m:t>
              </m:r>
              <m:ctrlPr>
                <w:rPr>
                  <w:rFonts w:ascii="Cambria Math" w:hAnsi="Cambria Math"/>
                  <w:i/>
                </w:rPr>
              </m:ctrlPr>
            </m:e>
            <m:sub>
              <m:sSub>
                <m:sSubPr>
                  <m:ctrlPr>
                    <w:rPr>
                      <w:rFonts w:ascii="Cambria Math" w:hAnsi="Cambria Math"/>
                      <w:i/>
                    </w:rPr>
                  </m:ctrlPr>
                </m:sSubPr>
                <m:e>
                  <m:r>
                    <w:rPr>
                      <w:rFonts w:ascii="Cambria Math" w:hAnsi="Cambria Math"/>
                    </w:rPr>
                    <m:t>β</m:t>
                  </m:r>
                </m:e>
                <m:sub>
                  <m:r>
                    <w:rPr>
                      <w:rFonts w:ascii="Cambria Math" w:hAnsi="Cambria Math"/>
                    </w:rPr>
                    <m:t>1</m:t>
                  </m:r>
                </m:sub>
              </m:sSub>
            </m:sub>
          </m:sSub>
          <m:r>
            <m:rPr>
              <m:sty m:val="p"/>
            </m:rPr>
            <w:rPr>
              <w:rFonts w:ascii="Cambria Math" w:hAnsi="Cambria Math"/>
            </w:rPr>
            <m:t xml:space="preserve"> </m:t>
          </m:r>
          <m:r>
            <w:rPr>
              <w:rFonts w:ascii="Cambria Math" w:hAnsi="Cambria Math"/>
            </w:rPr>
            <m:t>∼half-cauchy</m:t>
          </m:r>
          <m:d>
            <m:dPr>
              <m:ctrlPr>
                <w:rPr>
                  <w:rFonts w:ascii="Cambria Math" w:hAnsi="Cambria Math"/>
                  <w:i/>
                </w:rPr>
              </m:ctrlPr>
            </m:dPr>
            <m:e>
              <m:r>
                <w:rPr>
                  <w:rFonts w:ascii="Cambria Math" w:hAnsi="Cambria Math"/>
                </w:rPr>
                <m:t>0,1</m:t>
              </m:r>
            </m:e>
          </m:d>
        </m:oMath>
      </m:oMathPara>
    </w:p>
    <w:p w14:paraId="140A848A" w14:textId="77777777" w:rsidR="00997809" w:rsidRPr="007D0A85" w:rsidRDefault="00997809" w:rsidP="00997809">
      <w:pPr>
        <w:spacing w:line="360" w:lineRule="auto"/>
        <w:jc w:val="center"/>
        <w:rPr>
          <w:rFonts w:eastAsiaTheme="minorEastAsia"/>
        </w:rPr>
      </w:pPr>
      <m:oMathPara>
        <m:oMath>
          <m:r>
            <w:rPr>
              <w:rFonts w:ascii="Cambria Math" w:hAnsi="Cambria Math"/>
            </w:rPr>
            <m:t xml:space="preserve"> </m:t>
          </m:r>
          <m:sSub>
            <m:sSubPr>
              <m:ctrlPr>
                <w:rPr>
                  <w:rFonts w:ascii="Cambria Math" w:hAnsi="Cambria Math"/>
                </w:rPr>
              </m:ctrlPr>
            </m:sSubPr>
            <m:e>
              <m:r>
                <m:rPr>
                  <m:sty m:val="p"/>
                </m:rPr>
                <w:rPr>
                  <w:rFonts w:ascii="Cambria Math" w:hAnsi="Cambria Math"/>
                </w:rPr>
                <m:t>τ</m:t>
              </m:r>
              <m:ctrlPr>
                <w:rPr>
                  <w:rFonts w:ascii="Cambria Math" w:hAnsi="Cambria Math"/>
                  <w:i/>
                </w:rPr>
              </m:ctrlPr>
            </m:e>
            <m:sub>
              <m:sSub>
                <m:sSubPr>
                  <m:ctrlPr>
                    <w:rPr>
                      <w:rFonts w:ascii="Cambria Math" w:hAnsi="Cambria Math"/>
                      <w:i/>
                    </w:rPr>
                  </m:ctrlPr>
                </m:sSubPr>
                <m:e>
                  <m:r>
                    <w:rPr>
                      <w:rFonts w:ascii="Cambria Math" w:hAnsi="Cambria Math"/>
                    </w:rPr>
                    <m:t>β</m:t>
                  </m:r>
                </m:e>
                <m:sub>
                  <m:r>
                    <w:rPr>
                      <w:rFonts w:ascii="Cambria Math" w:hAnsi="Cambria Math"/>
                    </w:rPr>
                    <m:t>2</m:t>
                  </m:r>
                </m:sub>
              </m:sSub>
            </m:sub>
          </m:sSub>
          <m:r>
            <w:rPr>
              <w:rFonts w:ascii="Cambria Math" w:hAnsi="Cambria Math"/>
            </w:rPr>
            <m:t>∼half-cauchy</m:t>
          </m:r>
          <m:d>
            <m:dPr>
              <m:ctrlPr>
                <w:rPr>
                  <w:rFonts w:ascii="Cambria Math" w:hAnsi="Cambria Math"/>
                  <w:i/>
                </w:rPr>
              </m:ctrlPr>
            </m:dPr>
            <m:e>
              <m:r>
                <w:rPr>
                  <w:rFonts w:ascii="Cambria Math" w:hAnsi="Cambria Math"/>
                </w:rPr>
                <m:t>0,1</m:t>
              </m:r>
            </m:e>
          </m:d>
        </m:oMath>
      </m:oMathPara>
    </w:p>
    <w:p w14:paraId="728B68CA" w14:textId="77777777" w:rsidR="00997809" w:rsidRPr="00C14570" w:rsidRDefault="007F0E12" w:rsidP="00997809">
      <w:pPr>
        <w:spacing w:line="360" w:lineRule="auto"/>
        <w:jc w:val="center"/>
        <w:rPr>
          <w:rFonts w:eastAsiaTheme="minorEastAsia"/>
        </w:rPr>
      </w:pPr>
      <m:oMathPara>
        <m:oMath>
          <m:sSub>
            <m:sSubPr>
              <m:ctrlPr>
                <w:rPr>
                  <w:rFonts w:ascii="Cambria Math" w:hAnsi="Cambria Math"/>
                </w:rPr>
              </m:ctrlPr>
            </m:sSubPr>
            <m:e>
              <m:r>
                <m:rPr>
                  <m:sty m:val="p"/>
                </m:rPr>
                <w:rPr>
                  <w:rFonts w:ascii="Cambria Math" w:hAnsi="Cambria Math"/>
                </w:rPr>
                <m:t>τ</m:t>
              </m:r>
              <m:ctrlPr>
                <w:rPr>
                  <w:rFonts w:ascii="Cambria Math" w:hAnsi="Cambria Math"/>
                  <w:i/>
                </w:rPr>
              </m:ctrlPr>
            </m:e>
            <m:sub>
              <m:sSub>
                <m:sSubPr>
                  <m:ctrlPr>
                    <w:rPr>
                      <w:rFonts w:ascii="Cambria Math" w:hAnsi="Cambria Math"/>
                      <w:i/>
                    </w:rPr>
                  </m:ctrlPr>
                </m:sSubPr>
                <m:e>
                  <m:r>
                    <w:rPr>
                      <w:rFonts w:ascii="Cambria Math" w:hAnsi="Cambria Math"/>
                    </w:rPr>
                    <m:t>β</m:t>
                  </m:r>
                </m:e>
                <m:sub>
                  <m:r>
                    <w:rPr>
                      <w:rFonts w:ascii="Cambria Math" w:hAnsi="Cambria Math"/>
                    </w:rPr>
                    <m:t>3</m:t>
                  </m:r>
                </m:sub>
              </m:sSub>
            </m:sub>
          </m:sSub>
          <m:r>
            <w:rPr>
              <w:rFonts w:ascii="Cambria Math" w:hAnsi="Cambria Math"/>
            </w:rPr>
            <m:t>∼half-cauchy</m:t>
          </m:r>
          <m:d>
            <m:dPr>
              <m:ctrlPr>
                <w:rPr>
                  <w:rFonts w:ascii="Cambria Math" w:hAnsi="Cambria Math"/>
                  <w:i/>
                </w:rPr>
              </m:ctrlPr>
            </m:dPr>
            <m:e>
              <m:r>
                <w:rPr>
                  <w:rFonts w:ascii="Cambria Math" w:hAnsi="Cambria Math"/>
                </w:rPr>
                <m:t>0,1</m:t>
              </m:r>
            </m:e>
          </m:d>
        </m:oMath>
      </m:oMathPara>
    </w:p>
    <w:p w14:paraId="693FF23C" w14:textId="77777777" w:rsidR="00997809" w:rsidRDefault="00997809" w:rsidP="00997809">
      <w:pPr>
        <w:ind w:left="0" w:firstLine="720"/>
      </w:pPr>
    </w:p>
    <w:p w14:paraId="553CD484" w14:textId="1C094B6B" w:rsidR="00997809" w:rsidRDefault="00997809" w:rsidP="00997809">
      <w:pPr>
        <w:ind w:left="0" w:firstLine="720"/>
      </w:pPr>
      <w:r>
        <w:t>To determine whether niche overlap varied among resource periods, we generated 500 daily interaction networks for the high, medium, and low resource periods by simulating daily interaction rates from the model</w:t>
      </w:r>
      <w:r w:rsidR="00526072">
        <w:t>’s</w:t>
      </w:r>
      <w:r>
        <w:t xml:space="preserve"> posterior distributions. For each of these predicted networks we calculated niche overlap among hummingbird species using horns distance (R package bipartite </w:t>
      </w:r>
      <w:r>
        <w:fldChar w:fldCharType="begin" w:fldLock="1"/>
      </w:r>
      <w:r>
        <w:instrText>ADDIN CSL_CITATION { "citationItems" : [ { "id" : "ITEM-1", "itemData" : { "DOI" : "10.2174/1874213000902010007", "ISBN" : "18742130", "ISSN" : "18742130", "PMID" : "18974802", "abstract" : "Many analyses of ecological networks in recent years have introduced new indices to describe network properties. As a consequence, tens of indices are available to address similar questions, differing in specific detail, sensitivity in detecting the property in question, and robustness with respect to network size and sampling intensity. Furthermore, some indices merely reflect the number of species participating in a network, but not their interrelationship, requiring a null model approach. Here we introduce a new, free software calculating a large spectrum of network indices, visualizing bipartite networks and generating null models. We use this tool to explore the sensitivity of 26 network indices to network dimensions, sampling intensity and singleton observations. Based on observed data, we investigate the interrelationship of these indices, and show that they are highly correlated, and heavily influenced by network dimensions and connectance. Finally, we re-evaluate five common hypotheses about network properties, comparing 19 pollination networks with three differently complex null models: 1. The number of links per species (\u201cdegree\u201d) follow (truncated) power law distributions. 2. Generalist pollinators interact with specialist plants, and vice versa (dependence asymmetry). 3. Ecological networks are nested. 4. Pollinators display complementarity, owing to specialization within the network. 5. Plant-pollinator networks are more robust to extinction than random networks. Our results indicate that while some hypotheses hold up against our null models, others are to a large extent understandable on the basis of network size, rather than ecological interrelationships. In particular, null model pattern of dependence asymmetry and robustness to extinction are opposite to what current network paradigms suggest. Our analysis, and the tools we provide, enables ecologists to readily contrast their findings with null model expectations for many different questions, thus separating statistical inevitability from ecological process.", "author" : [ { "dropping-particle" : "", "family" : "Dormann", "given" : "Carsten F.", "non-dropping-particle" : "", "parse-names" : false, "suffix" : "" }, { "dropping-particle" : "", "family" : "Frund", "given" : "Jochen", "non-dropping-particle" : "", "parse-names" : false, "suffix" : "" }, { "dropping-particle" : "", "family" : "Bluthgen", "given" : "Nico", "non-dropping-particle" : "", "parse-names" : false, "suffix" : "" }, { "dropping-particle" : "", "family" : "Gruber", "given" : "Bernd", "non-dropping-particle" : "", "parse-names" : false, "suffix" : "" } ], "container-title" : "The Open Ecology Journal", "id" : "ITEM-1", "issue" : "1", "issued" : { "date-parts" : [ [ "2009" ] ] }, "note" : "From Duplicate 2 ( \n\n\nIndices, graphs and null models: analyzing bipartite ecological networks\n\n\n- Dormann, Carsten F CF; Fr\u00fcnd, Jochen; Bl\u00fcthgen, Nico; Gruber, Bernd )\n\n", "page" : "7-24", "title" : "Indices, Graphs and Null Models: Analyzing Bipartite Ecological Networks", "type" : "article-journal", "volume" : "2" }, "uris" : [ "http://www.mendeley.com/documents/?uuid=98ca3637-1642-4f26-a78b-d817b101ea51" ] } ], "mendeley" : { "formattedCitation" : "(Dormann &lt;i&gt;et al.&lt;/i&gt; 2009)", "plainTextFormattedCitation" : "(Dormann et al. 2009)", "previouslyFormattedCitation" : "(Dormann &lt;i&gt;et al.&lt;/i&gt; 2009)" }, "properties" : { "noteIndex" : 0 }, "schema" : "https://github.com/citation-style-language/schema/raw/master/csl-citation.json" }</w:instrText>
      </w:r>
      <w:r>
        <w:fldChar w:fldCharType="separate"/>
      </w:r>
      <w:r w:rsidRPr="00BD2D79">
        <w:rPr>
          <w:noProof/>
        </w:rPr>
        <w:t xml:space="preserve">(Dormann </w:t>
      </w:r>
      <w:r w:rsidRPr="00BD2D79">
        <w:rPr>
          <w:i/>
          <w:noProof/>
        </w:rPr>
        <w:t>et al.</w:t>
      </w:r>
      <w:r w:rsidRPr="00BD2D79">
        <w:rPr>
          <w:noProof/>
        </w:rPr>
        <w:t xml:space="preserve"> 2009)</w:t>
      </w:r>
      <w:r>
        <w:fldChar w:fldCharType="end"/>
      </w:r>
      <w:r w:rsidR="00D349C1">
        <w:t>)</w:t>
      </w:r>
      <w:r>
        <w:t xml:space="preserve">.  The virtue of using the model posteriors to generate networks is that we can use the uncertainty in detecting species interactions to estimate the uncertainty in network statistics. </w:t>
      </w:r>
    </w:p>
    <w:p w14:paraId="19B1BB4D" w14:textId="77777777" w:rsidR="00997809" w:rsidRDefault="00997809" w:rsidP="00997809">
      <w:pPr>
        <w:pStyle w:val="Heading1"/>
      </w:pPr>
      <w:r w:rsidRPr="00A15087">
        <w:lastRenderedPageBreak/>
        <w:t>Results</w:t>
      </w:r>
    </w:p>
    <w:p w14:paraId="526B294D" w14:textId="77777777" w:rsidR="00997809" w:rsidRPr="00E83D7E" w:rsidRDefault="00997809" w:rsidP="00997809">
      <w:pPr>
        <w:ind w:left="0"/>
      </w:pPr>
      <w:r w:rsidRPr="00C14570">
        <w:t>We conducted a total of 373 floral transects</w:t>
      </w:r>
      <w:r>
        <w:t>,</w:t>
      </w:r>
      <w:r w:rsidRPr="00C14570">
        <w:t xml:space="preserve"> </w:t>
      </w:r>
      <w:r>
        <w:t>recording 17,803</w:t>
      </w:r>
      <w:r w:rsidRPr="00C14570">
        <w:t xml:space="preserve"> plants </w:t>
      </w:r>
      <w:r>
        <w:t>in bloom.</w:t>
      </w:r>
      <w:r w:rsidRPr="007F3441">
        <w:t xml:space="preserve"> </w:t>
      </w:r>
      <w:r>
        <w:t>We recorded 5093 hummingbird observations on these transects, which we used to estimate species elevation ranges (Fig. S1). Elevation ranges</w:t>
      </w:r>
      <w:r w:rsidRPr="00C14570">
        <w:t xml:space="preserve"> were largely constant throughout the year</w:t>
      </w:r>
      <w:r>
        <w:t xml:space="preserve">, with a distinct low and high elevation community. Tawny-bellied Hermit was the only species observed in all transects along the elevation gradient. </w:t>
      </w:r>
    </w:p>
    <w:p w14:paraId="741C4EE1" w14:textId="301CB81A" w:rsidR="00997809" w:rsidRDefault="00997809" w:rsidP="00997809">
      <w:pPr>
        <w:ind w:left="0" w:firstLine="720"/>
      </w:pPr>
      <w:r w:rsidRPr="00C14570">
        <w:t>We placed</w:t>
      </w:r>
      <w:r>
        <w:t xml:space="preserve"> </w:t>
      </w:r>
      <w:r w:rsidRPr="00C14570">
        <w:t>cameras</w:t>
      </w:r>
      <w:r>
        <w:t xml:space="preserve"> on 394 flowers</w:t>
      </w:r>
      <w:r w:rsidRPr="00C14570">
        <w:t xml:space="preserve"> in the field for a total of </w:t>
      </w:r>
      <w:r>
        <w:t xml:space="preserve">498 days (~ 6,000 </w:t>
      </w:r>
      <w:r w:rsidRPr="00C14570">
        <w:t>hours</w:t>
      </w:r>
      <w:r>
        <w:t>). Our cameras recorded 1654</w:t>
      </w:r>
      <w:r w:rsidRPr="00C14570">
        <w:t xml:space="preserve"> interactions across </w:t>
      </w:r>
      <w:r>
        <w:t>19</w:t>
      </w:r>
      <w:r w:rsidRPr="00C14570">
        <w:t xml:space="preserve"> </w:t>
      </w:r>
      <w:r>
        <w:t>hummingbird bird species</w:t>
      </w:r>
      <w:r w:rsidRPr="00C14570">
        <w:t xml:space="preserve"> and </w:t>
      </w:r>
      <w:r>
        <w:t>40</w:t>
      </w:r>
      <w:r w:rsidRPr="00C14570">
        <w:t xml:space="preserve"> plant species</w:t>
      </w:r>
      <w:r>
        <w:t xml:space="preserve"> for which we had complete morphological and taxonomic information. The taxonomic diversity of hummingbird-visited plants included 23 genera from 13 families </w:t>
      </w:r>
      <w:r w:rsidRPr="00503883">
        <w:t>dominated by</w:t>
      </w:r>
      <w:r>
        <w:t xml:space="preserve"> </w:t>
      </w:r>
      <w:proofErr w:type="spellStart"/>
      <w:r w:rsidRPr="00503883">
        <w:t>Gesneriaceae</w:t>
      </w:r>
      <w:proofErr w:type="spellEnd"/>
      <w:r w:rsidRPr="00503883">
        <w:t xml:space="preserve">, </w:t>
      </w:r>
      <w:proofErr w:type="spellStart"/>
      <w:r w:rsidRPr="00503883">
        <w:t>Rubiaceae</w:t>
      </w:r>
      <w:proofErr w:type="spellEnd"/>
      <w:r w:rsidRPr="00503883">
        <w:t xml:space="preserve">, </w:t>
      </w:r>
      <w:proofErr w:type="spellStart"/>
      <w:r w:rsidRPr="00503883">
        <w:t>Ericaceae</w:t>
      </w:r>
      <w:proofErr w:type="spellEnd"/>
      <w:r w:rsidRPr="00503883">
        <w:t xml:space="preserve"> and </w:t>
      </w:r>
      <w:proofErr w:type="spellStart"/>
      <w:r>
        <w:t>Heliconiaceae</w:t>
      </w:r>
      <w:proofErr w:type="spellEnd"/>
      <w:r w:rsidRPr="00503883">
        <w:t>.</w:t>
      </w:r>
      <w:r>
        <w:t xml:space="preserve"> While many of the observed interactions </w:t>
      </w:r>
      <w:r w:rsidRPr="0004752F">
        <w:t xml:space="preserve">included flowers with traditional hummingbird-visited traits (elongated corollas, red coloration, </w:t>
      </w:r>
      <w:proofErr w:type="spellStart"/>
      <w:r w:rsidRPr="0004752F">
        <w:t>eg</w:t>
      </w:r>
      <w:proofErr w:type="spellEnd"/>
      <w:r w:rsidRPr="0004752F">
        <w:t xml:space="preserve">. </w:t>
      </w:r>
      <w:proofErr w:type="spellStart"/>
      <w:r w:rsidRPr="0004752F">
        <w:rPr>
          <w:i/>
        </w:rPr>
        <w:t>Macleania</w:t>
      </w:r>
      <w:proofErr w:type="spellEnd"/>
      <w:r w:rsidRPr="0004752F">
        <w:rPr>
          <w:i/>
        </w:rPr>
        <w:t xml:space="preserve"> </w:t>
      </w:r>
      <w:proofErr w:type="spellStart"/>
      <w:r w:rsidRPr="0004752F">
        <w:rPr>
          <w:i/>
        </w:rPr>
        <w:t>bullata</w:t>
      </w:r>
      <w:proofErr w:type="spellEnd"/>
      <w:r>
        <w:t>), hummingbirds often visited cuplike flowers (</w:t>
      </w:r>
      <w:proofErr w:type="spellStart"/>
      <w:r w:rsidRPr="0004752F">
        <w:rPr>
          <w:i/>
        </w:rPr>
        <w:t>Meriania</w:t>
      </w:r>
      <w:proofErr w:type="spellEnd"/>
      <w:r w:rsidRPr="0004752F">
        <w:rPr>
          <w:i/>
        </w:rPr>
        <w:t xml:space="preserve"> </w:t>
      </w:r>
      <w:proofErr w:type="spellStart"/>
      <w:r w:rsidRPr="0004752F">
        <w:rPr>
          <w:i/>
        </w:rPr>
        <w:t>tomentosa</w:t>
      </w:r>
      <w:proofErr w:type="spellEnd"/>
      <w:r>
        <w:t>), blue flowers (</w:t>
      </w:r>
      <w:proofErr w:type="spellStart"/>
      <w:r>
        <w:rPr>
          <w:i/>
        </w:rPr>
        <w:t>Palicourea</w:t>
      </w:r>
      <w:proofErr w:type="spellEnd"/>
      <w:r>
        <w:rPr>
          <w:i/>
        </w:rPr>
        <w:t xml:space="preserve"> </w:t>
      </w:r>
      <w:proofErr w:type="spellStart"/>
      <w:r>
        <w:rPr>
          <w:i/>
        </w:rPr>
        <w:t>lineata</w:t>
      </w:r>
      <w:proofErr w:type="spellEnd"/>
      <w:r>
        <w:rPr>
          <w:i/>
        </w:rPr>
        <w:t>)</w:t>
      </w:r>
      <w:r>
        <w:t>, white flowers (</w:t>
      </w:r>
      <w:proofErr w:type="spellStart"/>
      <w:r w:rsidRPr="0004752F">
        <w:rPr>
          <w:i/>
        </w:rPr>
        <w:t>Drymonia</w:t>
      </w:r>
      <w:proofErr w:type="spellEnd"/>
      <w:r w:rsidRPr="0004752F">
        <w:rPr>
          <w:i/>
        </w:rPr>
        <w:t xml:space="preserve"> </w:t>
      </w:r>
      <w:proofErr w:type="spellStart"/>
      <w:r>
        <w:rPr>
          <w:i/>
        </w:rPr>
        <w:t>brochidodroma</w:t>
      </w:r>
      <w:proofErr w:type="spellEnd"/>
      <w:r>
        <w:t>), and flowers from unexpected taxonomic lineages (</w:t>
      </w:r>
      <w:proofErr w:type="spellStart"/>
      <w:r>
        <w:t>eg</w:t>
      </w:r>
      <w:proofErr w:type="spellEnd"/>
      <w:r>
        <w:t xml:space="preserve">. </w:t>
      </w:r>
      <w:proofErr w:type="spellStart"/>
      <w:r>
        <w:t>S</w:t>
      </w:r>
      <w:r w:rsidRPr="0004752F">
        <w:rPr>
          <w:i/>
        </w:rPr>
        <w:t>tromant</w:t>
      </w:r>
      <w:r>
        <w:rPr>
          <w:i/>
        </w:rPr>
        <w:t>h</w:t>
      </w:r>
      <w:r w:rsidRPr="0004752F">
        <w:rPr>
          <w:i/>
        </w:rPr>
        <w:t>e</w:t>
      </w:r>
      <w:proofErr w:type="spellEnd"/>
      <w:r w:rsidRPr="0004752F">
        <w:rPr>
          <w:i/>
        </w:rPr>
        <w:t xml:space="preserve"> </w:t>
      </w:r>
      <w:proofErr w:type="spellStart"/>
      <w:r w:rsidRPr="0004752F">
        <w:rPr>
          <w:i/>
        </w:rPr>
        <w:t>stromanthoides</w:t>
      </w:r>
      <w:proofErr w:type="spellEnd"/>
      <w:r>
        <w:t xml:space="preserve">). There were 10 </w:t>
      </w:r>
      <w:r w:rsidR="00287D0B">
        <w:t xml:space="preserve">plant </w:t>
      </w:r>
      <w:r>
        <w:t>species for which we placed cameras to determine if the flowers were hummingbird-visited, but found no visitation (Table S2).</w:t>
      </w:r>
    </w:p>
    <w:bookmarkEnd w:id="23"/>
    <w:p w14:paraId="7D0AFAC1" w14:textId="77777777" w:rsidR="00997809" w:rsidRDefault="00997809" w:rsidP="00997809">
      <w:pPr>
        <w:ind w:left="0" w:firstLine="720"/>
        <w:rPr>
          <w:i/>
        </w:rPr>
      </w:pPr>
      <w:r w:rsidRPr="00C14570">
        <w:t xml:space="preserve">Resource availability was highest at the beginning </w:t>
      </w:r>
      <w:r>
        <w:t xml:space="preserve">and middle </w:t>
      </w:r>
      <w:r w:rsidRPr="00C14570">
        <w:t>of the dry season</w:t>
      </w:r>
      <w:r>
        <w:t xml:space="preserve"> (Jun – September) and there was </w:t>
      </w:r>
      <w:r w:rsidRPr="00C14570">
        <w:t xml:space="preserve">broad </w:t>
      </w:r>
      <w:r>
        <w:t xml:space="preserve">temporal </w:t>
      </w:r>
      <w:r w:rsidRPr="00C14570">
        <w:t>overlap</w:t>
      </w:r>
      <w:r>
        <w:t xml:space="preserve"> of resource pulses among years</w:t>
      </w:r>
      <w:r w:rsidRPr="00C14570">
        <w:t xml:space="preserve"> (Fig. 2). </w:t>
      </w:r>
      <w:r>
        <w:t xml:space="preserve">Flowering abundance peaked earlier at lower elevations (June, July) than at higher elevations (August, September). </w:t>
      </w:r>
      <w:r>
        <w:tab/>
        <w:t xml:space="preserve">The timing of flowering was largely constant among years at all elevations. Resources pulses were dominated by sub-canopy trees </w:t>
      </w:r>
      <w:proofErr w:type="spellStart"/>
      <w:r w:rsidRPr="00B77141">
        <w:rPr>
          <w:i/>
        </w:rPr>
        <w:t>Palicourea</w:t>
      </w:r>
      <w:proofErr w:type="spellEnd"/>
      <w:r w:rsidRPr="00B77141">
        <w:rPr>
          <w:i/>
        </w:rPr>
        <w:t xml:space="preserve"> </w:t>
      </w:r>
      <w:proofErr w:type="spellStart"/>
      <w:r w:rsidRPr="00B77141">
        <w:rPr>
          <w:i/>
        </w:rPr>
        <w:t>demissa</w:t>
      </w:r>
      <w:proofErr w:type="spellEnd"/>
      <w:r>
        <w:rPr>
          <w:i/>
        </w:rPr>
        <w:t xml:space="preserve"> </w:t>
      </w:r>
      <w:r>
        <w:t xml:space="preserve">at low elevations, </w:t>
      </w:r>
      <w:proofErr w:type="spellStart"/>
      <w:r w:rsidRPr="00B77141">
        <w:rPr>
          <w:i/>
        </w:rPr>
        <w:t>Besleria</w:t>
      </w:r>
      <w:proofErr w:type="spellEnd"/>
      <w:r w:rsidRPr="00B77141">
        <w:rPr>
          <w:i/>
        </w:rPr>
        <w:t xml:space="preserve"> </w:t>
      </w:r>
      <w:proofErr w:type="spellStart"/>
      <w:r w:rsidRPr="00B77141">
        <w:rPr>
          <w:i/>
        </w:rPr>
        <w:t>solanoides</w:t>
      </w:r>
      <w:proofErr w:type="spellEnd"/>
      <w:r>
        <w:t xml:space="preserve"> at mid-elevations, and </w:t>
      </w:r>
      <w:proofErr w:type="spellStart"/>
      <w:r w:rsidRPr="00B77141">
        <w:rPr>
          <w:i/>
        </w:rPr>
        <w:t>Palicourea</w:t>
      </w:r>
      <w:proofErr w:type="spellEnd"/>
      <w:r w:rsidRPr="00B77141">
        <w:rPr>
          <w:i/>
        </w:rPr>
        <w:t xml:space="preserve"> </w:t>
      </w:r>
      <w:proofErr w:type="spellStart"/>
      <w:r w:rsidRPr="00B77141">
        <w:rPr>
          <w:i/>
        </w:rPr>
        <w:t>lineata</w:t>
      </w:r>
      <w:proofErr w:type="spellEnd"/>
      <w:r>
        <w:t xml:space="preserve"> at high elevations. The </w:t>
      </w:r>
      <w:r>
        <w:lastRenderedPageBreak/>
        <w:t>blooms from these sub-canopy trees resulted in a</w:t>
      </w:r>
      <w:r w:rsidRPr="000B2B24">
        <w:t xml:space="preserve"> </w:t>
      </w:r>
      <w:r w:rsidRPr="009111C1">
        <w:t>greater prop</w:t>
      </w:r>
      <w:r w:rsidRPr="006F4AC1">
        <w:t>ortion of flowers with short corollas in the high resource</w:t>
      </w:r>
      <w:r>
        <w:t xml:space="preserve"> period (Fig. 3).</w:t>
      </w:r>
      <w:r w:rsidRPr="00121FAB">
        <w:t xml:space="preserve"> </w:t>
      </w:r>
      <w:r>
        <w:t>The mean corolla length in the high resource period was shorter than the mean corolla length in the low resource period for all years and elevation transects. This pattern was strongest for the 1900m -2100m transect (</w:t>
      </w:r>
      <m:oMath>
        <m:r>
          <m:rPr>
            <m:sty m:val="p"/>
          </m:rPr>
          <w:rPr>
            <w:rFonts w:ascii="Cambria Math" w:hAnsi="Cambria Math"/>
          </w:rPr>
          <m:t>Δ</m:t>
        </m:r>
        <m:r>
          <w:rPr>
            <w:rFonts w:ascii="Cambria Math" w:hAnsi="Cambria Math"/>
          </w:rPr>
          <m:t xml:space="preserve"> mean=9.2 mm)</m:t>
        </m:r>
      </m:oMath>
      <w:r>
        <w:rPr>
          <w:rFonts w:eastAsiaTheme="minorEastAsia"/>
        </w:rPr>
        <w:t xml:space="preserve"> and weakest for the </w:t>
      </w:r>
      <w:r>
        <w:t>2300m to 2500m elevation transect (</w:t>
      </w:r>
      <m:oMath>
        <m:r>
          <m:rPr>
            <m:sty m:val="p"/>
          </m:rPr>
          <w:rPr>
            <w:rFonts w:ascii="Cambria Math" w:hAnsi="Cambria Math"/>
          </w:rPr>
          <m:t>Δ</m:t>
        </m:r>
        <m:r>
          <w:rPr>
            <w:rFonts w:ascii="Cambria Math" w:hAnsi="Cambria Math"/>
          </w:rPr>
          <m:t xml:space="preserve"> mean=3.3 mm)</m:t>
        </m:r>
      </m:oMath>
      <w:r>
        <w:rPr>
          <w:rFonts w:eastAsiaTheme="minorEastAsia"/>
        </w:rPr>
        <w:t xml:space="preserve"> (Table S1).</w:t>
      </w:r>
    </w:p>
    <w:p w14:paraId="2942C968" w14:textId="759BDC1C" w:rsidR="00997809" w:rsidRDefault="00997809" w:rsidP="00997809">
      <w:pPr>
        <w:ind w:left="0" w:firstLine="720"/>
      </w:pPr>
      <w:r>
        <w:t>The mean detectability of hummingbird interactions was 23.3% (min = 16%, max = 44%; Table 1). The variance in detectability was low for hummingbird species with many observations, but was broad for species observed on less than ten cameras. The trait-matching covariate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eastAsiaTheme="minorEastAsia"/>
        </w:rPr>
        <w:t xml:space="preserve">) </w:t>
      </w:r>
      <w:r w:rsidR="00033756">
        <w:rPr>
          <w:rFonts w:eastAsiaTheme="minorEastAsia"/>
        </w:rPr>
        <w:t>was significant for</w:t>
      </w:r>
      <w:r>
        <w:rPr>
          <w:rFonts w:eastAsiaTheme="minorEastAsia"/>
        </w:rPr>
        <w:t xml:space="preserve"> sixteen of </w:t>
      </w:r>
      <w:r>
        <w:t xml:space="preserve">the nineteen hummingbird species. The remaining three species (Green-fronted </w:t>
      </w:r>
      <w:proofErr w:type="spellStart"/>
      <w:r>
        <w:t>Lancebill</w:t>
      </w:r>
      <w:proofErr w:type="spellEnd"/>
      <w:r>
        <w:t>,</w:t>
      </w:r>
      <w:r w:rsidR="00C77C57">
        <w:t xml:space="preserve"> </w:t>
      </w:r>
      <w:r>
        <w:t>Andean Emerald, and</w:t>
      </w:r>
      <w:r w:rsidR="00C77C57">
        <w:t xml:space="preserve"> </w:t>
      </w:r>
      <w:r>
        <w:t>Green-crowned Brilliant) had inconsistent or no preference for corollas that matched their bill lengths (Fig. 4). We found 156 observations of flower piercing, in which hummingbirds bypassed the corolla opening and inserted their bills directly into the corolla base (Table S3). For the most common piercer (Stripe-throated Hermit), the number of observed piercing events during the high resource period (n=90) was more than twice the number of events during the low resource period (n=33). This pattern was not consistent for the other species which used piercing less frequently (Fig. S2).</w:t>
      </w:r>
    </w:p>
    <w:p w14:paraId="02356809" w14:textId="77580F3C" w:rsidR="00997809" w:rsidRDefault="00997809" w:rsidP="00997809">
      <w:pPr>
        <w:ind w:left="0" w:firstLine="720"/>
      </w:pPr>
      <w:r>
        <w:t xml:space="preserve">Only three of the nineteen species had </w:t>
      </w:r>
      <w:r w:rsidR="00033756">
        <w:t>significant</w:t>
      </w:r>
      <w:r>
        <w:t xml:space="preserve"> estimates for the interaction between trait-matching and resource period (</w:t>
      </w:r>
      <m:oMath>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m:t>
        </m:r>
      </m:oMath>
      <w:r>
        <w:t xml:space="preserve"> (Table 1, Fig. 4). White-whiskered Hermits shifted towards using more poorly-matched flowers during periods of high resource availability. Collared Incas and Gorgeted Sunangels shifted towards using more well-matched flowers during periods of high </w:t>
      </w:r>
      <w:r w:rsidRPr="00CB6DFD">
        <w:t xml:space="preserve">resource </w:t>
      </w:r>
      <w:r>
        <w:t>availability</w:t>
      </w:r>
      <w:r w:rsidRPr="00CB6DFD">
        <w:t xml:space="preserve">. </w:t>
      </w:r>
      <w:r>
        <w:t>The remaining sixteen species showed no significant change in trait-matching between low, medium and high resource availability periods.</w:t>
      </w:r>
      <w:r w:rsidR="00C461A4">
        <w:t xml:space="preserve"> Model </w:t>
      </w:r>
      <w:r w:rsidR="00C461A4">
        <w:lastRenderedPageBreak/>
        <w:t>evaluation showed reasonable fit for the majority of species, but under-predicted high daily counts among well-matched hum</w:t>
      </w:r>
      <w:r w:rsidR="000B2367">
        <w:t>mingbirds and resources (Fig. S3</w:t>
      </w:r>
      <w:r w:rsidR="00C461A4">
        <w:t>).</w:t>
      </w:r>
    </w:p>
    <w:p w14:paraId="55E4DF29" w14:textId="3520D4B2" w:rsidR="00997809" w:rsidRPr="00C74A73" w:rsidRDefault="00997809" w:rsidP="00997809">
      <w:pPr>
        <w:ind w:left="0" w:firstLine="720"/>
      </w:pPr>
      <w:r>
        <w:t>The predicted mean niche overlap among hummingbirds was low and broadly overlapping for low, medium and high resource periods (mean: Low= 0.23, Medium = 0.24, High = 0.25) (Fig. 5). The variance in niche overlap (Low = 0.19, Medium = 0.18, High = 0.18) was similar among resource periods.</w:t>
      </w:r>
      <w:r w:rsidDel="007A1E40">
        <w:t xml:space="preserve"> </w:t>
      </w:r>
      <w:r>
        <w:t>Overall, the predicted networks based on the detectability of interactions and the importance of trait-matching did not show a strong change in niche overlap during annual changes in flower abundance and morphology.</w:t>
      </w:r>
      <w:r w:rsidR="00C461A4">
        <w:t xml:space="preserve"> </w:t>
      </w:r>
    </w:p>
    <w:p w14:paraId="48520316" w14:textId="77777777" w:rsidR="00997809" w:rsidRDefault="00997809" w:rsidP="00997809">
      <w:pPr>
        <w:pStyle w:val="Heading1"/>
      </w:pPr>
      <w:bookmarkStart w:id="24" w:name="discussion"/>
      <w:r w:rsidRPr="00C14570">
        <w:t>Discussion</w:t>
      </w:r>
      <w:bookmarkEnd w:id="24"/>
    </w:p>
    <w:p w14:paraId="0D4D2FA6" w14:textId="1F873F58" w:rsidR="00997809" w:rsidRDefault="000573F9" w:rsidP="00997809">
      <w:pPr>
        <w:ind w:left="0"/>
      </w:pPr>
      <w:r>
        <w:t>The co-occurrence of species often depends on niche differences among competitors to sustain positive population growth</w:t>
      </w:r>
      <w:r w:rsidR="00997809">
        <w:t xml:space="preserve"> </w:t>
      </w:r>
      <w:r w:rsidR="00997809">
        <w:fldChar w:fldCharType="begin" w:fldLock="1"/>
      </w:r>
      <w:r w:rsidR="00997809">
        <w:instrText>ADDIN CSL_CITATION { "citationItems" : [ { "id" : "ITEM-1", "itemData" : { "DOI" : "10.1126/science.79.2036.16-a", "ISBN" : "1095-9203 (Electronic)\\r0036-8075 (Linking)", "ISSN" : "0036-8075", "PMID" : "17821472", "abstract" : "Historical experiments with Paramecium and Didinium for competition and predation", "author" : [ { "dropping-particle" : "", "family" : "Gause", "given" : "G F", "non-dropping-particle" : "", "parse-names" : false, "suffix" : "" } ], "container-title" : "Science (New York, N.Y.)", "id" : "ITEM-1", "issue" : "2036", "issued" : { "date-parts" : [ [ "1934" ] ] }, "page" : "16-17", "title" : "Experimental Analysis of Vito Volterra'S Mathematical Theory of the Struggle for Existence.", "type" : "article-journal", "volume" : "79" }, "uris" : [ "http://www.mendeley.com/documents/?uuid=48735186-ce0b-4a26-98e8-521e32b30bf5" ] }, { "id" : "ITEM-2", "itemData" : { "DOI" : "10.1146/annurev.ecolsys.31.1.343", "ISBN" : "0309051908", "ISSN" : "0066-4162", "PMID" : "10966460", "abstract" : "The focus of most ideas on diversity maintenance is species coexis- tence, which may be stable or unstable. Stable coexistence can be quantified by the long-term rates at which community members recover from low density. Quantifica- tion shows that coexistence mechanisms function in two major ways: They may be (a) equalizing because they tend to minimize average fitness differences between species, or (b) stabilizing because they tend to increase negative intraspecific inter- actions relative to negative interspecific interactions. Stabilizing mechanisms are es- 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 istence invite a broader view of diversity maintenance incorporating species turnover",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"http://www.mendeley.com/documents/?uuid=76647346-29d3-4cff-a002-409e40b4b7df" ] }, { "id" : "ITEM-3", "itemData" : { "DOI" : "10.1038/nature08251", "ISBN" : "1476-4687 (Electronic)\\n0028-0836 (Linking)", "ISSN" : "1476-4687", "PMID" : "19675568", "abstract" : "Ecological communities characteristically contain a wide diversity of species with important functional, economic and aesthetic value. Ecologists have long questioned how this diversity is maintained. Classic theory shows that stable coexistence requires competitors to differ in their niches; this has motivated numerous investigations of ecological differences presumed to maintain diversity. That niche differences are key to coexistence, however, has recently been challenged by the neutral theory of biodiversity, which explains coexistence with the equivalence of competitors. The ensuing controversy has motivated calls for a better understanding of the collective importance of niche differences for the diversity observed in ecological communities. Here we integrate theory and experimentation to show that niche differences collectively stabilize the dynamics of experimental communities of serpentine annual plants. We used field-parameterized population models to develop a null expectation for community dynamics without the stabilizing effects of niche differences. The population growth rates predicted by this null model varied by several orders of magnitude between species, which is sufficient for rapid competitive exclusion. Moreover, after two generations of community change in the field, Shannon diversity was over 50 per cent greater in communities stabilized by niche differences relative to those exhibiting dynamics predicted by the null model. Finally, in an experiment manipulating species' relative abundances, population growth rates increased when species became rare--the demographic signature of niche differences. Our work thus provides strong evidence that species differences have a critical role in stabilizing species diversity.", "author" : [ { "dropping-particle" : "", "family" : "Levine", "given" : "Jonathan M", "non-dropping-particle" : "", "parse-names" : false, "suffix" : "" }, { "dropping-particle" : "", "family" : "HilleRisLambers", "given" : "Janneke", "non-dropping-particle" : "", "parse-names" : false, "suffix" : "" } ], "container-title" : "Nature", "id" : "ITEM-3", "issue" : "7261", "issued" : { "date-parts" : [ [ "2009" ] ] }, "page" : "254-7", "publisher" : "Nature Publishing Group", "title" : "The importance of niches for the maintenance of species diversity.", "type" : "article-journal", "volume" : "461" }, "uris" : [ "http://www.mendeley.com/documents/?uuid=89395a04-9010-4d74-970c-42b7944348b9" ] }, { "id" : "ITEM-4", "itemData" : { "author" : [ { "dropping-particle" : "", "family" : "MacArthur", "given" : "RH", "non-dropping-particle" : "", "parse-names" : false, "suffix" : "" } ], "container-title" : "Ecology", "id" : "ITEM-4", "issue" : "4", "issued" : { "date-parts" : [ [ "1958" ] ] }, "page" : "599-619", "title" : "Population ecology of some warblers of northeastern coniferous forests", "type" : "article-journal", "volume" : "39" }, "uris" : [ "http://www.mendeley.com/documents/?uuid=0f5d351e-c167-467e-b9f1-9c4364a90be1" ] } ], "mendeley" : { "formattedCitation" : "(Gause 1934; MacArthur 1958; Chesson 2000; Levine &amp; HilleRisLambers 2009)", "plainTextFormattedCitation" : "(Gause 1934; MacArthur 1958; Chesson 2000; Levine &amp; HilleRisLambers 2009)", "previouslyFormattedCitation" : "(Gause 1934; MacArthur 1958; Chesson 2000; Levine &amp; HilleRisLambers 2009)" }, "properties" : { "noteIndex" : 0 }, "schema" : "https://github.com/citation-style-language/schema/raw/master/csl-citation.json" }</w:instrText>
      </w:r>
      <w:r w:rsidR="00997809">
        <w:fldChar w:fldCharType="separate"/>
      </w:r>
      <w:r w:rsidR="00997809" w:rsidRPr="00A26276">
        <w:rPr>
          <w:noProof/>
        </w:rPr>
        <w:t>(Gause 1934; MacArthur 1958; Chesson 2000; Levine &amp; HilleRisLambers 2009)</w:t>
      </w:r>
      <w:r w:rsidR="00997809">
        <w:fldChar w:fldCharType="end"/>
      </w:r>
      <w:r w:rsidR="00997809">
        <w:t xml:space="preserve">. </w:t>
      </w:r>
      <w:r w:rsidR="00827E8B">
        <w:t xml:space="preserve">Species often have specialized morphology enabling them to increase the efficiency of nutrient extraction from resources that match their morphology </w:t>
      </w:r>
      <w:r w:rsidR="00827E8B">
        <w:fldChar w:fldCharType="begin" w:fldLock="1"/>
      </w:r>
      <w:r w:rsidR="00827E8B">
        <w:instrText>ADDIN CSL_CITATION { "citationItems" : [ { "id" : "ITEM-1", "itemData" : { "author" : [ { "dropping-particle" : "", "family" : "Futuyma", "given" : "D J", "non-dropping-particle" : "", "parse-names" : false, "suffix" : "" }, { "dropping-particle" : "", "family" : "Moreno", "given" : "G", "non-dropping-particle" : "", "parse-names" : false, "suffix" : "" } ], "container-title" : "Annu Rev Ecol Syst", "id" : "ITEM-1", "issue" : "20", "issued" : { "date-parts" : [ [ "1988" ] ] }, "page" : "207-233", "title" : "The evolution of ecological specialization", "type" : "article-journal", "volume" : "19" }, "uris" : [ "http://www.mendeley.com/documents/?uuid=4c70b7c8-4aef-440b-bb6e-2d10c0bfcfcc" ] } ], "mendeley" : { "formattedCitation" : "(Futuyma &amp; Moreno 1988)", "plainTextFormattedCitation" : "(Futuyma &amp; Moreno 1988)", "previouslyFormattedCitation" : "(Futuyma &amp; Moreno 1988)" }, "properties" : { "noteIndex" : 0 }, "schema" : "https://github.com/citation-style-language/schema/raw/master/csl-citation.json" }</w:instrText>
      </w:r>
      <w:r w:rsidR="00827E8B">
        <w:fldChar w:fldCharType="separate"/>
      </w:r>
      <w:r w:rsidR="00827E8B" w:rsidRPr="00101170">
        <w:rPr>
          <w:noProof/>
        </w:rPr>
        <w:t>(Futuyma &amp; Moreno 1988)</w:t>
      </w:r>
      <w:r w:rsidR="00827E8B">
        <w:fldChar w:fldCharType="end"/>
      </w:r>
      <w:r w:rsidR="00827E8B">
        <w:t xml:space="preserve">. </w:t>
      </w:r>
      <w:r w:rsidR="00997809">
        <w:t xml:space="preserve">We found that despite large changes in the </w:t>
      </w:r>
      <w:r w:rsidR="007F22CA">
        <w:t xml:space="preserve">morphology and abundance of </w:t>
      </w:r>
      <w:r w:rsidR="00997809">
        <w:t xml:space="preserve">corollas throughout the year, the majority of hummingbirds maintained their preference for </w:t>
      </w:r>
      <w:r w:rsidR="00997809" w:rsidRPr="00FC525C">
        <w:t xml:space="preserve">well-matched </w:t>
      </w:r>
      <w:r w:rsidR="00997809">
        <w:t>resources (Fig 1C)</w:t>
      </w:r>
      <w:r w:rsidR="00997809" w:rsidRPr="00FC525C">
        <w:t xml:space="preserve">. </w:t>
      </w:r>
      <w:r w:rsidR="00827E8B">
        <w:t>During resource pulses, hummingbirds could have favored hyper-abundant resources (Fig. 1B)</w:t>
      </w:r>
      <w:r w:rsidR="007F22CA">
        <w:t>,</w:t>
      </w:r>
      <w:r w:rsidR="00827E8B">
        <w:t xml:space="preserve"> if the cost of searching for well-matched resources was greater than the increased handling time associated with poorly-matched resources </w:t>
      </w:r>
      <w:r w:rsidR="00827E8B">
        <w:fldChar w:fldCharType="begin" w:fldLock="1"/>
      </w:r>
      <w:r w:rsidR="00827E8B" w:rsidRPr="00F40568">
        <w:instrText>ADDIN CSL_CITATION { "citationItems" : [ { "id" : "ITEM-1", "itemData" : { "DOI" : "doi:10.1086/652473", "abstract" : "One floral characteristic associated with bat pollination (chiropterophily) is copious pollen production, a pattern we confirmed in a local comparison of hummingbird- and bat-adapted flowers from a cloud forest site in Ecuador. Previous authors have suggested that wasteful pollen transfer by bats accounted for the pattern. Here we propose and test a new hypothesis: bats select for increased pollen production because they can efficiently transfer larger amounts of pollen, which leads to a more linear male fitness gain curve for bat-pollinated plants. Flight cage experiments with artificial flowers and flowers of Aphelandra acanthus provide support for this hypothesis; in both instances, the amount of pollen delivered to stigmas by birds is not related to the amount of pollen removed from anthers on the previous visit, while the same function for bats increases linearly. Thus, increased pollen production will be linearly related to increased male reproductive success for bat flowers, while for bird flowers, increased pollen production leads to rapidly diminishing fitness returns. We speculate that fur takes up and holds more pollen than feathers, which seem to readily shed excess grains. Our gain-curve hypothesis may also explain why evolutionary shifts from bird to bat pollination seem more common than shifts in the opposite direction.", "author" : [ { "dropping-particle" : "", "family" : "Muchhala", "given" : "Nathan", "non-dropping-particle" : "", "parse-names" : false, "suffix" : "" }, { "dropping-particle" : "", "family" : "Thomson", "given" : "James\u00a0D.", "non-dropping-particle" : "", "parse-names" : false, "suffix" : "" } ], "container-title" : "The American Naturalist", "genre" : "Journal Article", "id" : "ITEM-1", "issue" : "6", "issued" : { "date-parts" : [ [ "2010" ] ] }, "language" : "English", "page" : "717-726", "title" : "Fur versus feathers: Pollen delivery by bats and hummingbirds and consequences for pollen production", "type" : "article-journal", "volume" : "175" }, "uris" : [ "http://www.mendeley.com/documents/?uuid=9e34cc85-a024-46a5-9266-1470ff01a53b" ] }, { "id" : "ITEM-2", "itemData" : { "DOI" : "10.1086/286113", "ISBN" : "0003-0147", "ISSN" : "0003-0147", "PMID" : "18811353", "abstract" : "Species that appear highly specialized on the basis of their phenotype (e.g., morphology, behavior, and physiology) also sometimes act as ecological generalists. This apparent paradox has been used to argue against the importance of competition as a diversifying evolutionary force. We provide an alternative explanation based on optimal foraging theory. Some resources are intrinsically easy to use and are widely preferred, while others require specialized phenotypic traits on the part of the consumer. This asymmetry allows optimally foraging consumers to evolve phenotypic specializations on nonpreferred resources without greatly compromising their ability to use preferred resources. The evolution of phenotypic specialization on nonpreferred resources can be driven by competition, but the specialists act as ecological generalists whenever their preferred resources are available. Our model identifies at least three different concepts of specialization that need to be distinguished, based on diet, prey utilization efficiencies, and phenotypic adaptations. The relationships among these concepts are complex and often counterintuitive. Specialists should often reject the very resources that they have evolved traits to use. The most extreme phenotypic specializations should occur in the absence of a trade-off between using preferred and nonpreferred resources. Our model may explain why extreme phenotypic-specializations evolve more often in fish communities than in terrestrial vertebrate communities and provides a mechanism whereby species can coexist in stable communities despite common preferences for some resources.", "author" : [ { "dropping-particle" : "", "family" : "Robinson", "given" : "B W", "non-dropping-particle" : "", "parse-names" : false, "suffix" : "" }, { "dropping-particle" : "", "family" : "Wilson", "given" : "D S", "non-dropping-particle" : "", "parse-names" : false, "suffix" : "" } ], "container-title" : "The American Naturalist", "id" : "ITEM-2", "issue" : "3", "issued" : { "date-parts" : [ [ "1998", "3" ] ] }, "page" : "223-35", "title" : "Optimal foraging, specialization, and a solution to Liem's paradox.", "type" : "article-journal", "volume" : "151" }, "uris" : [ "http://www.mendeley.com/documents/?uuid=a74896dc-3a10-429f-a95e-7cb97cc9237b" ] } ], "mendeley" : { "formattedCitation" : "(Robinson &amp; Wilson 1998; Muchhala &amp; Thomson 2010)", "plainTextFormattedCitation" : "(Robinson &amp; Wilson 1998; Muchhala &amp; Thomson 2010)", "previouslyFormattedCitation" : "(Robinson &amp; Wilson 1998; Muchhala &amp; Thomson 2010)" }, "properties" : { "noteIndex" : 0 }, "schema" : "https://github.com/citation-style-language/schema/raw/master/csl-citation.json" }</w:instrText>
      </w:r>
      <w:r w:rsidR="00827E8B">
        <w:fldChar w:fldCharType="separate"/>
      </w:r>
      <w:r w:rsidR="00827E8B" w:rsidRPr="00745C5C">
        <w:rPr>
          <w:noProof/>
        </w:rPr>
        <w:t>(Robinson &amp; Wilson 1998; Muchhala &amp; Thomson 2010)</w:t>
      </w:r>
      <w:r w:rsidR="00827E8B">
        <w:fldChar w:fldCharType="end"/>
      </w:r>
      <w:r w:rsidR="00827E8B">
        <w:t xml:space="preserve">. </w:t>
      </w:r>
      <w:r w:rsidR="00997809">
        <w:t xml:space="preserve">However, the lack of a strong shift by long-billed birds to </w:t>
      </w:r>
      <w:r w:rsidR="00D26AF4">
        <w:t xml:space="preserve">more abundant </w:t>
      </w:r>
      <w:r w:rsidR="00997809">
        <w:t>short corolla flowers highlights the importance of hummingbird foraging efficiency in</w:t>
      </w:r>
      <w:r w:rsidR="00997809" w:rsidRPr="00FC525C">
        <w:t xml:space="preserve"> quickly extract</w:t>
      </w:r>
      <w:r w:rsidR="00997809">
        <w:t>ing</w:t>
      </w:r>
      <w:r w:rsidR="00997809" w:rsidRPr="00FC525C">
        <w:t xml:space="preserve"> nectar from </w:t>
      </w:r>
      <w:r w:rsidR="00997809">
        <w:t>well-matched</w:t>
      </w:r>
      <w:r w:rsidR="00997809" w:rsidRPr="00FC525C">
        <w:t xml:space="preserve"> </w:t>
      </w:r>
      <w:r w:rsidR="00997809">
        <w:t>resources</w:t>
      </w:r>
      <w:r w:rsidR="00997809" w:rsidRPr="00FC525C">
        <w:t xml:space="preserve"> (</w:t>
      </w:r>
      <w:proofErr w:type="spellStart"/>
      <w:r w:rsidR="00997809">
        <w:t>Feinsinger</w:t>
      </w:r>
      <w:proofErr w:type="spellEnd"/>
      <w:r w:rsidR="00997809">
        <w:t xml:space="preserve"> 1976; </w:t>
      </w:r>
      <w:r w:rsidR="00997809" w:rsidRPr="00FC525C">
        <w:t xml:space="preserve">Rico-Guevara &amp; </w:t>
      </w:r>
      <w:proofErr w:type="spellStart"/>
      <w:r w:rsidR="00997809" w:rsidRPr="00FC525C">
        <w:t>Rubega</w:t>
      </w:r>
      <w:proofErr w:type="spellEnd"/>
      <w:r w:rsidR="00997809" w:rsidRPr="00FC525C">
        <w:t xml:space="preserve"> 2011</w:t>
      </w:r>
      <w:r w:rsidR="00997809">
        <w:t xml:space="preserve">; </w:t>
      </w:r>
      <w:proofErr w:type="spellStart"/>
      <w:r w:rsidR="00997809" w:rsidRPr="00CE4905">
        <w:t>Maglianesi</w:t>
      </w:r>
      <w:proofErr w:type="spellEnd"/>
      <w:r w:rsidR="00997809">
        <w:t xml:space="preserve"> </w:t>
      </w:r>
      <w:r w:rsidR="00997809" w:rsidRPr="00FC525C">
        <w:rPr>
          <w:i/>
        </w:rPr>
        <w:t>et al.</w:t>
      </w:r>
      <w:r w:rsidR="00997809">
        <w:t xml:space="preserve"> 2014</w:t>
      </w:r>
      <w:r w:rsidR="00997809" w:rsidRPr="00FC525C">
        <w:t xml:space="preserve">). </w:t>
      </w:r>
      <w:r w:rsidR="00557BA8">
        <w:t>These results support trait-</w:t>
      </w:r>
      <w:r w:rsidR="00997809">
        <w:t xml:space="preserve">matching and niche </w:t>
      </w:r>
      <w:r w:rsidR="00997809">
        <w:lastRenderedPageBreak/>
        <w:t xml:space="preserve">partitioning among hummingbirds as potential mechanisms promoting co-occurrence in a diverse tropical community </w:t>
      </w:r>
      <w:r w:rsidR="00997809">
        <w:fldChar w:fldCharType="begin" w:fldLock="1"/>
      </w:r>
      <w:r w:rsidR="00997809">
        <w:instrText>ADDIN CSL_CITATION { "citationItems" : [ { "id" : "ITEM-1", "itemData" : { "DOI" : "10.1093/icb/18.4.715", "ISBN" : "00031569", "ISSN" : "15407063", "PMID" : "43", "abstract" : "This paper addresses the question of how, and under what ecological cir- cumstances, bird pollination will be optimal for a plant, and which or how many of the available nectar-feeding bird species will be optimal pollen vectors. Pollination by birds is energetically expensive for the plants, and should accur only when morphology, and foraging behavior. Which available bird is the optimal pollinator depends on the plant's growth habit, spatial distribution, and breeding system. The various birds can mediate optimal patterns of pollen flow and seed set. Each nectar-feeding bird has potential advantages and disadvantages as a pollen vector, related to its size, adaptations shown by plants favoring one pollinator over another all revolve around the secretion of nectar and the manner of presenting it to the birds. However, other aspects of plant morphology, physiology, ecology, or life cycle may affect the production and presentation of nectar, and influence plant-pollinator coevolution. Many question remain regarding the interrelations between pollination and the total biology of the plant; bird pollination systems may prove fruitful in yielding meaningful answers.", "author" : [ { "dropping-particle" : "", "family" : "Stiles", "given" : "F Gary", "non-dropping-particle" : "", "parse-names" : false, "suffix" : "" } ], "container-title" : "Integrative and Comparative Biology", "id" : "ITEM-1", "issue" : "4", "issued" : { "date-parts" : [ [ "1978" ] ] }, "page" : "715-727", "title" : "Ecological and evolutionary implications of bird pollination", "type" : "article-journal", "volume" : "18" }, "uris" : [ "http://www.mendeley.com/documents/?uuid=74b72c66-31cf-4d36-b1a4-f0125763d123" ] }, { "id" : "ITEM-2", "itemData" : { "DOI" : "10.1111/1365-2656.12509", "ISSN" : "00218790", "PMID" : "26931495", "abstract" : "1.A major challenge in evolutionary ecology is to understand how coevolutionary processes shape patterns of interactions between species at community level. Pollination of flowers with long corolla tubes by long-tongued hawkmoths has been invoked as a showcase model of coevolution. Recently, optimal foraging models have predicted that there might be a close association between mouthparts length and the corolla depth of the visited flowers, thus favouring trait convergence and specialisation at community level. 2.Here, we assessed whether hawkmoths more frequently pollinate plants with floral tube lengths similar to their proboscis lengths (morphological match hypothesis) against abundance-based processes (neutral hypothesis) and ecological trait mismatches constraints (forbidden links hypothesis), in structuring hawkmoth-plant mutualistic networks from five communities in four biogeographical regions of South America. 3.We found convergence in morphological traits across the five communities and that the distribution of morphological differences between hawkmoths and plants is consistent with expectations under the morphological match hypothesis in three of the five communities. In the two remaining communities, which are ecotones between two distinct biogeographic areas, interactions are better predicted by the neutral hypothesis. 4.Our findings are consistent with the idea that diffuse coevolution drives the evolution of extremely long proboscises and flower tubes, and highlight the importance of morphological traits, beyond the forbidden links hypothesis, in structuring interactions between mutualistic partners, revealing that the role of niche-based processes can be much more complex than previously known. This article is protected by copyright. All rights reserved.", "author" : [ { "dropping-particle" : "", "family" : "Sazatornil", "given" : "Federico D.", "non-dropping-particle" : "", "parse-names" : false, "suffix" : "" }, { "dropping-particle" : "", "family" : "Mor\u00e9", "given" : "Marcela", "non-dropping-particle" : "", "parse-names" : false, "suffix" : "" }, { "dropping-particle" : "", "family" : "Benitez-Vieyra", "given" : "Santiago", "non-dropping-particle" : "", "parse-names" : false, "suffix" : "" }, { "dropping-particle" : "", "family" : "Cocucci", "given" : "Andrea A.", "non-dropping-particle" : "", "parse-names" : false, "suffix" : "" }, { "dropping-particle" : "", "family" : "Kitching", "given" : "Ian J.", "non-dropping-particle" : "", "parse-names" : false, "suffix" : "" }, { "dropping-particle" : "", "family" : "Schlumpberger", "given" : "Boris O.", "non-dropping-particle" : "", "parse-names" : false, "suffix" : "" }, { "dropping-particle" : "", "family" : "Oliveira", "given" : "Paulo E.", "non-dropping-particle" : "", "parse-names" : false, "suffix" : "" }, { "dropping-particle" : "", "family" : "Sazima", "given" : "Marlies", "non-dropping-particle" : "", "parse-names" : false, "suffix" : "" }, { "dropping-particle" : "", "family" : "Amorim", "given" : "Felipe W.", "non-dropping-particle" : "", "parse-names" : false, "suffix" : "" } ], "container-title" : "Journal of Animal Ecology", "editor" : [ { "dropping-particle" : "", "family" : "Stouffer", "given" : "Daniel", "non-dropping-particle" : "", "parse-names" : false, "suffix" : "" } ], "id" : "ITEM-2", "issue" : "6", "issued" : { "date-parts" : [ [ "2016", "11" ] ] }, "page" : "1586-1594", "title" : "Beyond neutral and forbidden links: morphological matches and the assembly of mutualistic hawkmoth-plant networks", "type" : "article-journal", "volume" : "85" }, "uris" : [ "http://www.mendeley.com/documents/?uuid=38a85c3d-4c90-4cba-9345-37a7adf269a2" ] }, { "id" : "ITEM-3", "itemData" : { "DOI" : "10.1111/ecog.01538", "ISSN" : "16000587", "abstract" : "Understanding causes of variation in multispecies assemblages along spatial environmental gradients is a long-standing research topic in ecology and biogeography. Ecological networks comprising interacting species of plants and pollinators are particularly suitable for testing effects of environmental gradients on the functional structure and specialization in multispecies assemblages. In this study, we investigated patterns in functional assemblage structure and specialization of hummingbirds at the individual and species level along a tropical elevational gradient. We mist-netted hummingbirds at three elevations in Costa Rica in seven temporally distinct sampling periods and used the pollen carried by hummingbird individuals to construct plant\u2013hummingbird networks at each elevation. We measured four functional traits of hummingbird species and quantified different metrics of functional community structure. We tested the effect of elevation on functional metrics of hummingbird assemblages and specialization within the networks, employing the variability across sampling periods and hummingbird species to compare the respective metrics among elevations. Hummingbird species and individuals were more specialized at low and mid elevations than at the highest elevation. This pattern corresponded to a more even and over-dispersed assemblage structure at the lower elevations throughout the year and suggests a high level of floral resource partitioning in functionally diversified communities. In contrast, an uneven and clustered functional structure of the highland assemblage across all sampling periods suggests that this assemblage was structured by environmental filtering and by niche expansion of hummingbird individuals and species at this elevation. We conclude that high degrees of specialization on specific floral resources might be crucial for the coexistence of hummingbird species in diversified lowland communities. Spatial variation in animal resource use may be an important crucial driver of spatial patterns in the functional structure of diversified species assemblages also in other types of ecological networks.", "author" : [ { "dropping-particle" : "", "family" : "Maglianesi", "given" : "Maria A.", "non-dropping-particle" : "", "parse-names" : false, "suffix" : "" }, { "dropping-particle" : "", "family" : "Bluthgen", "given" : "Nico", "non-dropping-particle" : "", "parse-names" : false, "suffix" : "" }, { "dropping-particle" : "", "family" : "Bohning-Gaese", "given" : "Katrin", "non-dropping-particle" : "", "parse-names" : false, "suffix" : "" }, { "dropping-particle" : "", "family" : "Schleuning", "given" : "Matthias", "non-dropping-particle" : "", "parse-names" : false, "suffix" : "" } ], "container-title" : "Ecography", "id" : "ITEM-3", "issue" : "11", "issued" : { "date-parts" : [ [ "2015" ] ] }, "page" : "1119-1128", "title" : "Functional structure and specialization in three tropical plant-hummingbird interaction networks across an elevational gradient in Costa Rica", "type" : "article-journal", "volume" : "38" }, "uris" : [ "http://www.mendeley.com/documents/?uuid=a5e918f5-19be-43fb-a266-b20fa85b8c24" ] } ], "mendeley" : { "formattedCitation" : "(Stiles 1978; Maglianesi &lt;i&gt;et al.&lt;/i&gt; 2015; Sazatornil &lt;i&gt;et al.&lt;/i&gt; 2016)", "plainTextFormattedCitation" : "(Stiles 1978; Maglianesi et al. 2015; Sazatornil et al. 2016)", "previouslyFormattedCitation" : "(Stiles 1978; Maglianesi &lt;i&gt;et al.&lt;/i&gt; 2015; Sazatornil &lt;i&gt;et al.&lt;/i&gt; 2016)" }, "properties" : { "noteIndex" : 0 }, "schema" : "https://github.com/citation-style-language/schema/raw/master/csl-citation.json" }</w:instrText>
      </w:r>
      <w:r w:rsidR="00997809">
        <w:fldChar w:fldCharType="separate"/>
      </w:r>
      <w:r w:rsidR="00997809" w:rsidRPr="00002CDE">
        <w:rPr>
          <w:noProof/>
        </w:rPr>
        <w:t xml:space="preserve">(Stiles 1978; Maglianesi </w:t>
      </w:r>
      <w:r w:rsidR="00997809" w:rsidRPr="00002CDE">
        <w:rPr>
          <w:i/>
          <w:noProof/>
        </w:rPr>
        <w:t>et al.</w:t>
      </w:r>
      <w:r w:rsidR="00997809" w:rsidRPr="00002CDE">
        <w:rPr>
          <w:noProof/>
        </w:rPr>
        <w:t xml:space="preserve"> 2015; Sazatornil </w:t>
      </w:r>
      <w:r w:rsidR="00997809" w:rsidRPr="00002CDE">
        <w:rPr>
          <w:i/>
          <w:noProof/>
        </w:rPr>
        <w:t>et al.</w:t>
      </w:r>
      <w:r w:rsidR="00997809" w:rsidRPr="00002CDE">
        <w:rPr>
          <w:noProof/>
        </w:rPr>
        <w:t xml:space="preserve"> 2016)</w:t>
      </w:r>
      <w:r w:rsidR="00997809">
        <w:fldChar w:fldCharType="end"/>
      </w:r>
      <w:r w:rsidR="00997809">
        <w:t xml:space="preserve">.  </w:t>
      </w:r>
    </w:p>
    <w:p w14:paraId="65299FCF" w14:textId="6011551D" w:rsidR="00997809" w:rsidRDefault="00997809" w:rsidP="00997809">
      <w:pPr>
        <w:ind w:left="0" w:firstLine="720"/>
      </w:pPr>
      <w:r>
        <w:t xml:space="preserve">While </w:t>
      </w:r>
      <w:r w:rsidR="0097448F">
        <w:t xml:space="preserve">the </w:t>
      </w:r>
      <w:r>
        <w:t xml:space="preserve">majority of hummingbirds used well-matched resources throughout the year, three species (Stripe-throated Hermit, Fawn-breasted Brilliant, Wedge-billed Hummingbird) </w:t>
      </w:r>
      <w:r w:rsidR="004B3D94">
        <w:t xml:space="preserve">more often </w:t>
      </w:r>
      <w:r w:rsidR="00ED5F68">
        <w:t xml:space="preserve">used </w:t>
      </w:r>
      <w:r>
        <w:t>poorly-matched resources. This</w:t>
      </w:r>
      <w:r w:rsidR="00435FFC">
        <w:t xml:space="preserve"> lack of trait-matching</w:t>
      </w:r>
      <w:r>
        <w:t xml:space="preserve"> is likely because these species often pierce the base of flower corollas, thereby bypassing the morphological constr</w:t>
      </w:r>
      <w:r w:rsidR="006151EF">
        <w:t>aints of trait-matching (Fig. S4</w:t>
      </w:r>
      <w:r>
        <w:t xml:space="preserve">). Piercing was exclusively observed in short-billed birds accessing long-corolla flowers, suggesting that this may be a behavioral adaptation to allow for increased foraging breadth </w:t>
      </w:r>
      <w:r>
        <w:fldChar w:fldCharType="begin" w:fldLock="1"/>
      </w:r>
      <w:r>
        <w:instrText>ADDIN CSL_CITATION { "citationItems" : [ { "id" : "ITEM-1", "itemData" : { "author" : [ { "dropping-particle" : "", "family" : "Feinsinger", "given" : "P", "non-dropping-particle" : "", "parse-names" : false, "suffix" : "" }, { "dropping-particle" : "", "family" : "Colwell", "given" : "RK", "non-dropping-particle" : "", "parse-names" : false, "suffix" : "" } ], "container-title" : "American Zoologist", "id" : "ITEM-1", "issue" : "4", "issued" : { "date-parts" : [ [ "1978" ] ] }, "note" : "From Duplicate 1 ( \n\n\nCommunity organization among neotropical nectar-feeding birds\n\n\n- Feinsinger, P; Colwell, RK )\n\n", "page" : "779-795", "title" : "Community organization among neotropical nectar-feeding birds", "type" : "article-journal", "volume" : "18" }, "uris" : [ "http://www.mendeley.com/documents/?uuid=e5635923-bc50-4ed4-9b18-a512d3acd72c" ] } ], "mendeley" : { "formattedCitation" : "(Feinsinger &amp; Colwell 1978)", "plainTextFormattedCitation" : "(Feinsinger &amp; Colwell 1978)", "previouslyFormattedCitation" : "(Feinsinger &amp; Colwell 1978)" }, "properties" : { "noteIndex" : 0 }, "schema" : "https://github.com/citation-style-language/schema/raw/master/csl-citation.json" }</w:instrText>
      </w:r>
      <w:r>
        <w:fldChar w:fldCharType="separate"/>
      </w:r>
      <w:r w:rsidRPr="002A2A42">
        <w:rPr>
          <w:noProof/>
        </w:rPr>
        <w:t>(Feinsinger &amp; Colwell 1978)</w:t>
      </w:r>
      <w:r>
        <w:fldChar w:fldCharType="end"/>
      </w:r>
      <w:r>
        <w:t xml:space="preserve">. </w:t>
      </w:r>
    </w:p>
    <w:p w14:paraId="6EAF0A3A" w14:textId="3D4E8684" w:rsidR="00B62E55" w:rsidRDefault="00B62E55" w:rsidP="00997809">
      <w:pPr>
        <w:ind w:left="0" w:firstLine="720"/>
      </w:pPr>
      <w:r>
        <w:t xml:space="preserve">The theory of trait-matching among interacting species assumes that species incur a cost in feeding on poorly-matched resources </w:t>
      </w:r>
      <w:r>
        <w:fldChar w:fldCharType="begin" w:fldLock="1"/>
      </w:r>
      <w:r>
        <w:instrText>ADDIN CSL_CITATION { "citationItems" : [ { "id" : "ITEM-1", "itemData" : { "DOI" : "10.16034/j.cnki.10-1318/c.2015.01.012", "ISBN" : "1365-2435", "ISSN" : "02698463", "author" : [ { "dropping-particle" : "", "family" : "Bartomeus", "given" : "I", "non-dropping-particle" : "", "parse-names" : false, "suffix" : "" }, { "dropping-particle" : "", "family" : "Gravel", "given" : "D", "non-dropping-particle" : "", "parse-names" : false, "suffix" : "" }, { "dropping-particle" : "", "family" : "Tylianakis", "given" : "Jason M.", "non-dropping-particle" : "", "parse-names" : false, "suffix" : "" }, { "dropping-particle" : "", "family" : "Aizen", "given" : "MA", "non-dropping-particle" : "", "parse-names" : false, "suffix" : "" }, { "dropping-particle" : "", "family" : "Dickie", "given" : "IA", "non-dropping-particle" : "", "parse-names" : false, "suffix" : "" }, { "dropping-particle" : "", "family" : "Bernard-Verdier", "given" : "M", "non-dropping-particle" : "", "parse-names" : false, "suffix" : "" } ], "container-title" : "Functional Ecology", "id" : "ITEM-1", "issued" : { "date-parts" : [ [ "2016" ] ] }, "page" : "1-40", "title" : "A common framework for identifying rules across different types of interactions", "type" : "article-journal", "volume" : "10" }, "uris" : [ "http://www.mendeley.com/documents/?uuid=58032886-7959-4811-9986-65859c64759e" ] }, { "id" : "ITEM-2", "itemData" : { "DOI" : "10.1086/284665", "ISBN" : "00030147", "ISSN" : "0003-0147", "PMID" : "195", "abstract" : "Peer reviewed", "author" : [ { "dropping-particle" : "", "family" : "Jordano", "given" : "Pedro", "non-dropping-particle" : "", "parse-names" : false, "suffix" : "" } ], "container-title" : "American Naturalist", "id" : "ITEM-2", "issue" : "5", "issued" : { "date-parts" : [ [ "1987" ] ] }, "page" : "657-677", "title" : "Patterns of Mutualistic Interactions in Pollination and Seed Dispersal: Connectance, Dependence Asymmetries, and Coevolution", "type" : "article", "volume" : "129" }, "uris" : [ "http://www.mendeley.com/documents/?uuid=50acc3b8-6bcc-42f1-b00a-d8a3c6916e60" ] }, { "id" : "ITEM-3", "itemData" : { "DOI" : "10.1146/annurev.ecolsys.38.091206.095818", "ISBN" : "1543-592X", "ISSN" : "1543-592X", "PMID" : "21303086", "abstract" : "The mutually beneficial interactions between plants and their animal pollinators and seed dispersers have been paramount in the generation of Earth's biodiversity. These mutualistic interactions often involve dozens or even hundreds of species that form complex networks of interdependences. Understanding how coevolution proceeds in these highly diversified mutualisms among free-living species presents a conceptual challenge. Recent work has led to the unambiguous conclusion that mutualistic networks are very heterogeneous (the bulk of the species have a few interactions, but a few species are much more connected than expected by chance), nested (specialists interact with subsets of the species with which generalists interact), and built on weak and asymmetric links among species. Both ecological variables (e.g., phenology, local abundance, and geographic range) and past evolutionary history may explain such network patterns. Network structure has important implications for the coexistence and stability of species as well as for the coevolutionary process. Mutualistic networks can thus be regarded as the architecture of biodiversity.", "author" : [ { "dropping-particle" : "", "family" : "Bascompte", "given" : "Jordi", "non-dropping-particle" : "", "parse-names" : false, "suffix" : "" }, { "dropping-particle" : "", "family" : "Jordano", "given" : "Pedro", "non-dropping-particle" : "", "parse-names" : false, "suffix" : "" } ], "container-title" : "Annual Review of Ecology, Evolution, and Systematics", "id" : "ITEM-3", "issued" : { "date-parts" : [ [ "2007" ] ] }, "page" : "567-593", "title" : "Plant-Animal Mutualistic Networks: The Architecture of Biodiversity", "type" : "article-journal", "volume" : "38" }, "uris" : [ "http://www.mendeley.com/documents/?uuid=dc42210b-6e89-401e-9662-d22c4288071f" ] } ], "mendeley" : { "formattedCitation" : "(Jordano 1987; Bascompte &amp; Jordano 2007; Bartomeus &lt;i&gt;et al.&lt;/i&gt; 2016)", "plainTextFormattedCitation" : "(Jordano 1987; Bascompte &amp; Jordano 2007; Bartomeus et al. 2016)", "previouslyFormattedCitation" : "(Jordano 1987; Bascompte &amp; Jordano 2007; Bartomeus &lt;i&gt;et al.&lt;/i&gt; 2016)" }, "properties" : { "noteIndex" : 0 }, "schema" : "https://github.com/citation-style-language/schema/raw/master/csl-citation.json" }</w:instrText>
      </w:r>
      <w:r>
        <w:fldChar w:fldCharType="separate"/>
      </w:r>
      <w:r w:rsidRPr="006D22DB">
        <w:rPr>
          <w:noProof/>
        </w:rPr>
        <w:t xml:space="preserve">(Jordano 1987; Bascompte &amp; Jordano 2007; Bartomeus </w:t>
      </w:r>
      <w:r w:rsidRPr="006D22DB">
        <w:rPr>
          <w:i/>
          <w:noProof/>
        </w:rPr>
        <w:t>et al.</w:t>
      </w:r>
      <w:r w:rsidRPr="006D22DB">
        <w:rPr>
          <w:noProof/>
        </w:rPr>
        <w:t xml:space="preserve"> 2016)</w:t>
      </w:r>
      <w:r>
        <w:fldChar w:fldCharType="end"/>
      </w:r>
      <w:r>
        <w:t xml:space="preserve">. However, tradeoffs in </w:t>
      </w:r>
      <w:r w:rsidR="001E31A4">
        <w:t>foraging</w:t>
      </w:r>
      <w:r>
        <w:t xml:space="preserve"> are often assumed, rather than tested, and evidence exists for a lack of tradeoffs in some cases </w:t>
      </w:r>
      <w:r>
        <w:fldChar w:fldCharType="begin" w:fldLock="1"/>
      </w:r>
      <w:r w:rsidR="00DF5352">
        <w:instrText>ADDIN CSL_CITATION { "citationItems" : [ { "id" : "ITEM-1", "itemData" : { "author" : [ { "dropping-particle" : "", "family" : "Futuyma", "given" : "D J", "non-dropping-particle" : "", "parse-names" : false, "suffix" : "" }, { "dropping-particle" : "", "family" : "Moreno", "given" : "G", "non-dropping-particle" : "", "parse-names" : false, "suffix" : "" } ], "container-title" : "Annu Rev Ecol Syst", "id" : "ITEM-1", "issue" : "20", "issued" : { "date-parts" : [ [ "1988" ] ] }, "page" : "207-233", "title" : "The evolution of ecological specialization", "type" : "article-journal", "volume" : "19" }, "uris" : [ "http://www.mendeley.com/documents/?uuid=4c70b7c8-4aef-440b-bb6e-2d10c0bfcfcc" ] }, { "id" : "ITEM-2", "itemData" : { "DOI" : "10.2307/2678832", "ISBN" : "1630130044", "ISSN" : "10773711", "PMID" : "17891731", "abstract" : "Species are often faced with an evolutionary trade-off between performing a few activities well (specialists) and many activities poorly (generalists). This trade-off is a central concern for evolutionary ecologists interested in the coexis- tence of species and the coexistence of genotypes within species. At least four factors that influence the relative fitness of generalists and specialists have been identifie", "author" : [ { "dropping-particle" : "", "family" : "Wilson", "given" : "David Sloan", "non-dropping-particle" : "", "parse-names" : false, "suffix" : "" }, { "dropping-particle" : "", "family" : "Yoshimura", "given" : "Jin", "non-dropping-particle" : "", "parse-names" : false, "suffix" : "" } ], "container-title" : "The American Naturalist", "id" : "ITEM-2", "issue" : "4", "issued" : { "date-parts" : [ [ "1994" ] ] }, "page" : "692-707", "title" : "On the Coexistance of Specialists and Generalists", "type" : "article-journal", "volume" : "144" }, "uris" : [ "http://www.mendeley.com/documents/?uuid=c203c6c0-1ae7-47cc-9990-fd8f3bb31fb2" ] }, { "id" : "ITEM-3", "itemData" : { "DOI" : "10.1098/rspb.2012.1990", "ISBN" : "1471-2954 (Electronic)\\r0962-8452 (Linking)", "ISSN" : "1471-2954", "PMID" : "23097515", "abstract" : "Specialism is widespread in nature, generating and maintaining diversity, but recent work has demonstrated that generalists can be equally fit as specialists in some shared environments. This no-cost generalism challenges the maxim that 'the jack of all trades is the master of none', and requires evolutionary genetic mechanisms explaining the existence of specialism and no-cost generalism, and the persistence of specialism in the face of selection for generalism. Examining three well-described mechanisms with respect to epistasis and pleiotropy indicates that sign (or antagonistic) pleiotropy without epistasis cannot explain no-cost generalism and that magnitude pleiotropy without epistasis (including directional selection and mutation accumulation) cannot explain the persistence of specialism. However, pleiotropy with epistasis can explain all. Furthermore, epistatic pleiotropy may allow past habitat use to influence future use of novel environments, thereby affecting disease emergence and populations' responses to habitat change.", "author" : [ { "dropping-particle" : "", "family" : "Remold", "given" : "Susanna", "non-dropping-particle" : "", "parse-names" : false, "suffix" : "" } ], "container-title" : "Proceedings. Biological sciences / The Royal Society", "id" : "ITEM-3", "issue" : "1749", "issued" : { "date-parts" : [ [ "2012" ] ] }, "page" : "4861-9", "title" : "Understanding specialism when the Jack of all trades can be the master of all.", "type" : "article-journal", "volume" : "279" }, "uris" : [ "http://www.mendeley.com/documents/?uuid=4ada07f5-dc04-45c9-bf7a-c6d6432fbeae" ] }, { "id" : "ITEM-4", "itemData" : { "DOI" : "10.1111/mec.12086", "ISBN" : "0962-1083", "ISSN" : "09621083", "PMID" : "23110459", "abstract" : "Many herbivorous insects sequester defensive chemicals from their host plants. We tested sequestration fitness costs in the specialist moth Utetheisa ornatrix (Lepidoptera: Arctiidae). We added pyrrolizidine alkaloids (PAs) to an artificial diet at different concentrations. Of all the larval and adult fitness components measured, only development time was negatively affected by PA concentration. These results were repeated under stressful laboratory conditions. On the other hand, the amount of PAs sequestered greatly increased with the diet PA concentration. Absence of a detectable negative effect does not necessarily imply a lack of costs if all individuals express the biochemical machinery of detoxification and sequestration constitutively. Therefore, we used qPCR to show that expression of the gene used to detoxify PAs, pyrrolizidine-alkaloid-N-oxygenase (pno), increased 41-fold in our highest PA treatment. Nevertheless, fitness components were affected only slightly or not at all, suggesting that sequestration in this species does not incur a strong cost. The apparent lack of costs has important implications for our understanding of the evolution of ecological interactions; for example, it implies that selection by specialist herbivores may decrease the levels of certain chemical defences in plant populations.", "author" : [ { "dropping-particle" : "", "family" : "Cogni", "given" : "Rodrigo", "non-dropping-particle" : "", "parse-names" : false, "suffix" : "" }, { "dropping-particle" : "", "family" : "Trigo", "given" : "Jos\u00e9 R.", "non-dropping-particle" : "", "parse-names" : false, "suffix" : "" }, { "dropping-particle" : "", "family" : "Futuyma", "given" : "Douglas J.", "non-dropping-particle" : "", "parse-names" : false, "suffix" : "" } ], "container-title" : "Molecular Ecology", "id" : "ITEM-4", "issue" : "24", "issued" : { "date-parts" : [ [ "2012" ] ] }, "page" : "6152-6162", "title" : "A free lunch? No cost for acquiring defensive plant pyrrolizidine alkaloids in a specialist arctiid moth (Utetheisa ornatrix)", "type" : "article-journal", "volume" : "21" }, "uris" : [ "http://www.mendeley.com/documents/?uuid=50dc715a-51d1-4139-8732-97aad327dd4a" ] } ], "mendeley" : { "formattedCitation" : "(Futuyma &amp; Moreno 1988; Wilson &amp; Yoshimura 1994; Cogni, Trigo &amp; Futuyma 2012; Remold 2012)", "plainTextFormattedCitation" : "(Futuyma &amp; Moreno 1988; Wilson &amp; Yoshimura 1994; Cogni, Trigo &amp; Futuyma 2012; Remold 2012)", "previouslyFormattedCitation" : "(Futuyma &amp; Moreno 1988; Wilson &amp; Yoshimura 1994; Cogni, Trigo &amp; Futuyma 2012; Remold 2012)" }, "properties" : { "noteIndex" : 0 }, "schema" : "https://github.com/citation-style-language/schema/raw/master/csl-citation.json" }</w:instrText>
      </w:r>
      <w:r>
        <w:fldChar w:fldCharType="separate"/>
      </w:r>
      <w:r w:rsidR="00637CA1" w:rsidRPr="00637CA1">
        <w:rPr>
          <w:noProof/>
        </w:rPr>
        <w:t>(Futuyma &amp; Moreno 1988; Wilson &amp; Yoshimura 1994; Cogni, Trigo &amp; Futuyma 2012; Remold 2012)</w:t>
      </w:r>
      <w:r>
        <w:fldChar w:fldCharType="end"/>
      </w:r>
      <w:r>
        <w:t>. MacArthur’s adage ‘The jack of all trades is the master of none’ (MacArthur 1972), would lead us to believe that trait-matching would be the rule among co-occurring species</w:t>
      </w:r>
      <w:r w:rsidR="006E7CC8">
        <w:t xml:space="preserve"> try</w:t>
      </w:r>
      <w:r w:rsidR="002E6D93">
        <w:t>ing</w:t>
      </w:r>
      <w:r w:rsidR="006E7CC8">
        <w:t xml:space="preserve"> to maximize foraging efficiency</w:t>
      </w:r>
      <w:r>
        <w:t>. However, perceived morphological specialists may occasionally act as generalists, often called ‘</w:t>
      </w:r>
      <w:proofErr w:type="spellStart"/>
      <w:r>
        <w:t>Liem’s</w:t>
      </w:r>
      <w:proofErr w:type="spellEnd"/>
      <w:r>
        <w:t xml:space="preserve"> paradox’ </w:t>
      </w:r>
      <w:r>
        <w:fldChar w:fldCharType="begin" w:fldLock="1"/>
      </w:r>
      <w:r>
        <w:instrText>ADDIN CSL_CITATION { "citationItems" : [ { "id" : "ITEM-1", "itemData" : { "DOI" : "10.2307/2412950", "ISBN" : "00397989", "ISSN" : "00397989", "abstract" : "Liem, Karel F. (Museum of Comparative Zoology, Harvard University, Cambridge, Mass. 02138) 1974. Evolutionary strategies and morphological innovations: Cichlid pharyngeal jaws. Syst. Zool. 22:425\u2013441.\u2014The percoid fish family Cichlidae possesses a phenomenal ability to colonize lakes and to diversify to an extent unmatched by any other vertebrate family in the presence of predator pressure and strong competition. The invading cichlids successfully occupy contiguous and occasionally overlapping adaptive zones and specialize progressively into diversified subzones, ramifying prodigiously and covering a breadth of total adaptation that would have been entirely unpredictable if we were aware only of the rudiments of the evolutionary process. This evolutionary avalanche can be attributed to the cooccurrence of a wide range of prospective adaptive zones in the lacustrine environment, and the presence of a unique morphological key innovation of maximum versatility. The new adaptive complex has been revealed in this study by electromyographic analysis synchronized with cineradiography of the cichlid pharyngeal jaw apparatus. The morphological novelty characterizing the family Cichlidae involves the development of: a synarthrosis between the lower pharyngeal jaws, a strategic shift of insertion of the two fourth levator externi muscles, and synovial joints between upper pharyngeal jaws and basicranium. This specialized, highly integrated key innovation enables the cichlids not only to transport (deglutination) but also to prepare food, freeing the premaxillary and mandibular jaws to evolve numerous specializations dealing with the collection of dramatically diverse foods. The functional integration of the innovation is so basic and its potential adaptive versatility so rich that it is maintained throughout the adaptive radiation even though numerous nondisruptive evolutionary changes do take place, providing prodigious opportunities for explosive evolution during the exploitation of rich resources of food in the lacustrine environment. The conversion of the preexisting elements into a new and significantly improved cichlid adaptive complex of high selective value may have evolved by rapid steps under influence of strong selection pressure acting on the minor reconstruction of the genotype which is involved in evolutionary changes of the pertinent ontogenetic mechanisms. Such relatively simple evolutionary processes are probably the cause for the general phenomeno\u2026", "author" : [ { "dropping-particle" : "", "family" : "Liem", "given" : "Karel F.", "non-dropping-particle" : "", "parse-names" : false, "suffix" : "" } ], "container-title" : "Systematic Zoology", "id" : "ITEM-1", "issue" : "4", "issued" : { "date-parts" : [ [ "1973" ] ] }, "page" : "425", "title" : "Evolutionary Strategies and Morphological Innovations: Cichlid Pharyngeal Jaws", "type" : "article-journal", "volume" : "22" }, "uris" : [ "http://www.mendeley.com/documents/?uuid=46cb715e-b39e-4eaa-820b-1836ec737394" ] } ], "mendeley" : { "formattedCitation" : "(Liem 1973)", "plainTextFormattedCitation" : "(Liem 1973)", "previouslyFormattedCitation" : "(Liem 1973)" }, "properties" : { "noteIndex" : 0 }, "schema" : "https://github.com/citation-style-language/schema/raw/master/csl-citation.json" }</w:instrText>
      </w:r>
      <w:r>
        <w:fldChar w:fldCharType="separate"/>
      </w:r>
      <w:r w:rsidRPr="00DC594D">
        <w:rPr>
          <w:noProof/>
        </w:rPr>
        <w:t>(Liem 1973)</w:t>
      </w:r>
      <w:r>
        <w:fldChar w:fldCharType="end"/>
      </w:r>
      <w:r>
        <w:t xml:space="preserve">, </w:t>
      </w:r>
      <w:r w:rsidR="00637CA1">
        <w:t xml:space="preserve">underlining </w:t>
      </w:r>
      <w:r>
        <w:t xml:space="preserve">the importance of monitoring species interactions through time </w:t>
      </w:r>
      <w:r>
        <w:fldChar w:fldCharType="begin" w:fldLock="1"/>
      </w:r>
      <w:r w:rsidR="00DF5352">
        <w:instrText>ADDIN CSL_CITATION { "citationItems" : [ { "id" : "ITEM-1", "itemData" : { "DOI" : "10.1111/oik.01719", "ISBN" : "0000000207355", "ISSN" : "16000706", "abstract" : "Community ecology is tasked with the considerable challenge of predicting the structure, and properties, of emerging ecosystems. It requires the ability to understand how and why species interact, as this will allow the development of mechanism-based predictive models, and as such to better characterize how ecological mechanisms act locally on the existence of inter-specific interactions. Here we argue that the current conceptualization of species interaction networks is ill-suited for this task. Instead, we propose that future research must start to account for the intrinsic variability of species interactions, then scale up from here onto complex networks. This can be accomplished simply by recognizing that there exists intra-specific variability, in traits or properties related to the establishment of species interactions. By shifting the scale towards population-based processes, we show that this new approach will improve our predictive ability and mechanistic understanding of how species interact over large spatial or temporal scales. \\nSynthesis\\nAlthough species interactions are the backbone of ecological communities, we have little insights on how (and why) they vary through space and time. In this article, we build on existing empirical literature to show that the same species may happen to interact in different ways when their local abundances vary, their trait distribution changes, or when the environment affects either of these factors. We discuss how these findings can be integrated in existing frameworks for the analysis and simulation of species interactions.", "author" : [ { "dropping-particle" : "", "family" : "Poisot", "given" : "Timoth??e", "non-dropping-particle" : "", "parse-names" : false, "suffix" : "" }, { "dropping-particle" : "", "family" : "Stouffer", "given" : "Daniel B.", "non-dropping-particle" : "", "parse-names" : false, "suffix" : "" }, { "dropping-particle" : "", "family" : "Gravel", "given" : "Dominique", "non-dropping-particle" : "", "parse-names" : false, "suffix" : "" } ], "container-title" : "Oikos", "id" : "ITEM-1", "issue" : "3", "issued" : { "date-parts" : [ [ "2015" ] ] }, "page" : "243-251", "title" : "Beyond species: Why ecological interaction networks vary through space and time", "type" : "article-journal", "volume" : "124" }, "uris" : [ "http://www.mendeley.com/documents/?uuid=752d18a7-3324-4efa-a349-a2e835f426c4" ] }, { "id" : "ITEM-2", "itemData" : { "DOI" : "10.1111/j.1461-0248.2008.01170.x", "ISSN" : "1461023X", "PMID" : "18363716", "abstract" : "We analysed the dynamics of a plant-pollinator interaction network of a scrub community surveyed over four consecutive years. Species composition within the annual networks showed high temporal variation. Temporal dynamics were also evident in the topology of the network, as interactions among plants and pollinators did not remain constant through time. This change involved both the number and the identity of interacting partners. Strikingly, few species and interactions were consistently present in all four annual plant-pollinator networks (53% of the plant species, 21% of the pollinator species and 4.9% of the interactions). The high turnover in species-to-species interactions was mainly the effect of species turnover (c. 70% in pairwise comparisons among years), and less the effect of species flexibility to interact with new partners (c. 30%). We conclude that specialization in plant-pollinator interactions might be highly overestimated when measured over short periods of time. This is because many plant or pollinator species appear as specialists in 1 year, but tend to be generalists or to interact with different partner species when observed in other years. The high temporal plasticity in species composition and interaction identity coupled with the low variation in network structure properties (e.g. degree centralization, connectance, nestedness, average distance and network diameter) imply (i) that tight and specialized coevolution might not be as important as previously suggested and (ii) that plant-pollinator interaction networks might be less prone to detrimental effects of disturbance than previously thought. We suggest that this may be due to the opportunistic nature of plant and animal species regarding the available partner resources they depend upon at any particular time.", "author" : [ { "dropping-particle" : "", "family" : "Petanidou", "given" : "Theodora", "non-dropping-particle" : "", "parse-names" : false, "suffix" : "" }, { "dropping-particle" : "", "family" : "Kallimanis", "given" : "Athanasios S.", "non-dropping-particle" : "", "parse-names" : false, "suffix" : "" }, { "dropping-particle" : "", "family" : "Tzanopoulos", "given" : "Joseph", "non-dropping-particle" : "", "parse-names" : false, "suffix" : "" }, { "dropping-particle" : "", "family" : "Sgardelis", "given" : "Stefanos P.", "non-dropping-particle" : "", "parse-names" : false, "suffix" : "" }, { "dropping-particle" : "", "family" : "Pantis", "given" : "John D.", "non-dropping-particle" : "", "parse-names" : false, "suffix" : "" } ], "container-title" : "Ecology Letters", "id" : "ITEM-2", "issue" : "6", "issued" : { "date-parts" : [ [ "2008", "6" ] ] }, "page" : "564-575", "title" : "Long-term observation of a pollination network: fluctuation in species and interactions, relative invariance of network structure and implications for estimates of specialization", "type" : "article-journal", "volume" : "11" }, "uris" : [ "http://www.mendeley.com/documents/?uuid=97d929eb-f75e-4839-af1b-c5a9af06ce4e" ] }, { "id" : "ITEM-3", "itemData" : { "DOI" : "10.1890/07-0451.1", "ISBN" : "0012-9658", "ISSN" : "0012-9658", "PMID" : "18589522", "abstract" : "Despite a strong current interest in ecological networks, the bulk of studies are static descriptions of the structure of networks, and very few analyze their temporal dynamics. Yet, understanding network dynamics is important in order to relate network patterns to ecological processes. We studied the day-to-day dynamics of an arctic pollination interaction network over two consecutive seasons. First, we found that new species entering the network tend to interact with already well-connected species, although there are deviations from this trend due, for example, to morphological mismatching between plant and pollinator traits and nonoverlapping phenophases of plant and pollinator species. Thus, temporal dynamics provides a mechanistic explanation for previously reported network patterns such as the heterogeneous distribution of number of interactions across species. Second, we looked for the ecological properties most likely to be mediating this dynamical process and found that both abundance and phenophase length were important determinants of the number of links per species.", "author" : [ { "dropping-particle" : "", "family" : "Olesen", "given" : "Jens M.", "non-dropping-particle" : "", "parse-names" : false, "suffix" : "" }, { "dropping-particle" : "", "family" : "Bascompte", "given" : "Jordi", "non-dropping-particle" : "", "parse-names" : false, "suffix" : "" }, { "dropping-particle" : "", "family" : "Elberling", "given" : "Heidi", "non-dropping-particle" : "", "parse-names" : false, "suffix" : "" }, { "dropping-particle" : "", "family" : "Jordano", "given" : "Pedro", "non-dropping-particle" : "", "parse-names" : false, "suffix" : "" } ], "container-title" : "Ecology", "id" : "ITEM-3", "issue" : "6", "issued" : { "date-parts" : [ [ "2008", "6" ] ] }, "page" : "1573-82", "title" : "Temporal dynamics in a pollination network.", "type" : "article-journal", "volume" : "89" }, "uris" : [ "http://www.mendeley.com/documents/?uuid=fc8f168f-6b54-48a9-967c-f6bc0471aa79" ] } ], "mendeley" : { "formattedCitation" : "(Olesen &lt;i&gt;et al.&lt;/i&gt; 2008; Petanidou &lt;i&gt;et al.&lt;/i&gt; 2008; Poisot, Stouffer &amp; Gravel 2015)", "plainTextFormattedCitation" : "(Olesen et al. 2008; Petanidou et al. 2008; Poisot, Stouffer &amp; Gravel 2015)", "previouslyFormattedCitation" : "(Olesen &lt;i&gt;et al.&lt;/i&gt; 2008; Petanidou &lt;i&gt;et al.&lt;/i&gt; 2008; Poisot, Stouffer &amp; Gravel 2015)" }, "properties" : { "noteIndex" : 0 }, "schema" : "https://github.com/citation-style-language/schema/raw/master/csl-citation.json" }</w:instrText>
      </w:r>
      <w:r>
        <w:fldChar w:fldCharType="separate"/>
      </w:r>
      <w:r w:rsidR="00637CA1" w:rsidRPr="00637CA1">
        <w:rPr>
          <w:noProof/>
        </w:rPr>
        <w:t xml:space="preserve">(Olesen </w:t>
      </w:r>
      <w:r w:rsidR="00637CA1" w:rsidRPr="00637CA1">
        <w:rPr>
          <w:i/>
          <w:noProof/>
        </w:rPr>
        <w:t>et al.</w:t>
      </w:r>
      <w:r w:rsidR="00637CA1" w:rsidRPr="00637CA1">
        <w:rPr>
          <w:noProof/>
        </w:rPr>
        <w:t xml:space="preserve"> 2008; Petanidou </w:t>
      </w:r>
      <w:r w:rsidR="00637CA1" w:rsidRPr="00637CA1">
        <w:rPr>
          <w:i/>
          <w:noProof/>
        </w:rPr>
        <w:t>et al.</w:t>
      </w:r>
      <w:r w:rsidR="00637CA1" w:rsidRPr="00637CA1">
        <w:rPr>
          <w:noProof/>
        </w:rPr>
        <w:t xml:space="preserve"> 2008; Poisot, Stouffer &amp; Gravel 2015)</w:t>
      </w:r>
      <w:r>
        <w:fldChar w:fldCharType="end"/>
      </w:r>
      <w:r>
        <w:t>. Our observed lack of shift by long-billed birds to more abundant short corolla flowers, combined with the tremendous metabolic demand of hovering flight</w:t>
      </w:r>
      <w:r w:rsidR="00637CA1">
        <w:t xml:space="preserve"> </w:t>
      </w:r>
      <w:r w:rsidR="00637CA1">
        <w:fldChar w:fldCharType="begin" w:fldLock="1"/>
      </w:r>
      <w:r w:rsidR="00DF5352">
        <w:instrText>ADDIN CSL_CITATION { "citationItems" : [ { "id" : "ITEM-1", "itemData" : { "author" : [ { "dropping-particle" : "", "family" : "Altshuler", "given" : "DL", "non-dropping-particle" : "", "parse-names" : false, "suffix" : "" }, { "dropping-particle" : "", "family" : "Dudley", "given" : "Robert", "non-dropping-particle" : "", "parse-names" : false, "suffix" : "" } ], "container-title" : "Journal of Experimental Biology", "id" : "ITEM-1", "issued" : { "date-parts" : [ [ "2002" ] ] }, "page" : "2325-2336", "title" : "The ecological and evolutionary interface of hummingbird flight physiology", "type" : "article-journal", "volume" : "205" }, "uris" : [ "http://www.mendeley.com/documents/?uuid=b277ac9a-8251-4df9-a1d0-ec77fb8428a6" ] } ], "mendeley" : { "formattedCitation" : "(Altshuler &amp; Dudley 2002)", "plainTextFormattedCitation" : "(Altshuler &amp; Dudley 2002)", "previouslyFormattedCitation" : "(Altshuler &amp; Dudley 2002)" }, "properties" : { "noteIndex" : 0 }, "schema" : "https://github.com/citation-style-language/schema/raw/master/csl-citation.json" }</w:instrText>
      </w:r>
      <w:r w:rsidR="00637CA1">
        <w:fldChar w:fldCharType="separate"/>
      </w:r>
      <w:r w:rsidR="00637CA1" w:rsidRPr="00637CA1">
        <w:rPr>
          <w:noProof/>
        </w:rPr>
        <w:t>(Altshuler &amp; Dudley 2002)</w:t>
      </w:r>
      <w:r w:rsidR="00637CA1">
        <w:fldChar w:fldCharType="end"/>
      </w:r>
      <w:r w:rsidR="00637CA1">
        <w:t>,</w:t>
      </w:r>
      <w:r w:rsidR="006329C0">
        <w:t xml:space="preserve"> </w:t>
      </w:r>
      <w:r>
        <w:t xml:space="preserve">the agonistic interactions among individuals </w:t>
      </w:r>
      <w:r>
        <w:fldChar w:fldCharType="begin" w:fldLock="1"/>
      </w:r>
      <w:r>
        <w:instrText>ADDIN CSL_CITATION { "citationItems" : [ { "id" : "ITEM-1", "itemData" : { "author" : [ { "dropping-particle" : "", "family" : "Powers", "given" : "DR", "non-dropping-particle" : "", "parse-names" : false, "suffix" : "" } ], "container-title" : "Condor", "id" : "ITEM-1", "issued" : { "date-parts" : [ [ "1987" ] ] }, "page" : "103-111", "title" : "Effects of variation in food quality on the breeding territoriality of the male Anna's hummingbird", "type" : "article-journal", "volume" : "89" }, "uris" : [ "http://www.mendeley.com/documents/?uuid=eca0a13a-cec8-428a-bc97-857e15dbb2f8" ] } ], "mendeley" : { "formattedCitation" : "(Powers 1987)", "plainTextFormattedCitation" : "(Powers 1987)", "previouslyFormattedCitation" : "(Powers 1987)" }, "properties" : { "noteIndex" : 0 }, "schema" : "https://github.com/citation-style-language/schema/raw/master/csl-citation.json" }</w:instrText>
      </w:r>
      <w:r>
        <w:fldChar w:fldCharType="separate"/>
      </w:r>
      <w:r w:rsidRPr="00915E9B">
        <w:rPr>
          <w:noProof/>
        </w:rPr>
        <w:t>(Powers 1987)</w:t>
      </w:r>
      <w:r>
        <w:fldChar w:fldCharType="end"/>
      </w:r>
      <w:r>
        <w:t>, and the data on improved nectar extraction rates for well-</w:t>
      </w:r>
      <w:r>
        <w:lastRenderedPageBreak/>
        <w:t xml:space="preserve">matched interactions </w:t>
      </w:r>
      <w:r>
        <w:fldChar w:fldCharType="begin" w:fldLock="1"/>
      </w:r>
      <w:r>
        <w:instrText>ADDIN CSL_CITATION { "citationItems" : [ { "id" : "ITEM-1", "itemData" : { "DOI" : "10.1073/pnas.1016944108", "ISBN" : "0027-8424", "ISSN" : "1091-6490", "PMID" : "21536916", "abstract" : "Hummingbird tongues pick up a liquid, calorie-dense food that cannot be grasped, a physical challenge that has long inspired the study of nectar-transport mechanics. Existing biophysical models predict optimal hummingbird foraging on the basis of equations that assume that fluid rises through the tongue in the same way as through capillary tubes. We demonstrate that the hummingbird tongue does not function like a pair of tiny, static tubes drawing up floral nectar via capillary action. Instead, we show that the tongue tip is a dynamic liquid-trapping device that changes configuration and shape dramatically as it moves in and out of fluids. We also show that the tongue-fluid interactions are identical in both living and dead birds, demonstrating that this mechanism is a function of the tongue structure itself, and therefore highly efficient because no energy expenditure by the bird is required to drive the opening and closing of the trap. Our results rule out previous conclusions from capillarity-based models of nectar feeding and highlight the necessity of developing a new biophysical model for nectar intake in hummingbirds. Our findings have ramifications for the study of feeding mechanics in other nectarivorous birds, and for the understanding of the evolution of nectarivory in general. We propose a conceptual mechanical explanation for this unique fluid-trapping capacity, with far-reaching practical applications (e.g., biomimetics).", "author" : [ { "dropping-particle" : "", "family" : "Rico-Guevara", "given" : "Alejandro", "non-dropping-particle" : "", "parse-names" : false, "suffix" : "" }, { "dropping-particle" : "", "family" : "Rubega", "given" : "Margaret A", "non-dropping-particle" : "", "parse-names" : false, "suffix" : "" } ], "container-title" : "Proceedings of the National Academy of Sciences of the United States of America", "id" : "ITEM-1", "issue" : "23", "issued" : { "date-parts" : [ [ "2011" ] ] }, "page" : "9356-60", "title" : "The hummingbird tongue is a fluid trap, not a capillary tube.", "type" : "article-journal", "volume" : "108" }, "uris" : [ "http://www.mendeley.com/documents/?uuid=da65a2fd-dee4-4fd7-9b91-df9e9f8a06d3" ] }, { "id" : "ITEM-2", "itemData" : { "DOI" : "10.1890/13-2261.1.sm", "ISBN" : "0012-9658", "ISSN" : "00129658", "abstract" : "Ecological communities are organized in complex ecological networks. Trait-based analyses of the structure of these networks in highly diversified species assemblages are crucial for improving our understanding of the ecological and evolutionary processes causing specialization in mutualistic networks. In this study, we assessed the importance of morphological traits for structuring plant\u2013hummingbird networks in Neotropical forests by using a novel combination of quantitative analytical approaches. We recorded the visitation of hummingbirds to plant species over an entire year at three different elevations in Costa Rica and constructed quantitative networks based on interaction frequencies. Three morphological traits were measured in hummingbirds (bill length, bill curvature, and body mass) and plants (corolla length, curvature, and volume). We tested the effects of avian morphological traits and abundance on ecological specialization of hummingbird species. All three morphological traits of hummingbirds were positively associated with ecological specialization, especially bill curvature. We tested whether interaction strength in the networks was associated with the degree of trait matching between corresponding pairs of morphological traits in plant and hummingbird species and explore whether this was related to resource handling times by hummingbird species. We found strong and significant associations between interaction strength and the degree of trait matching. Moreover, the degree of trait matching, particularly between bill and corolla length, was associated with the handling time of nectar resources by hummingbirds. Our findings show that bill morphology structures tropical plant\u2013hummingbird networks and patterns of interactions are closely associated with morphological matches between plant and bird species and the efficiency of hummingbirds' resource use. These results are consistent with the findings of seminal studies in plant\u2013hummingbird systems from the neotropics. We conclude that trait-based analyses of quantitative networks contribute to a better mechanistic understanding of the causes of specialization in ecological networks and could be valuable for studying processes of complementary trait evolution in highly diversified species assemblages. Read More: http://www.esajournals.org/doi/abs/10.1890/13-2261.1", "author" : [ { "dropping-particle" : "", "family" : "Maglianesi", "given" : "Maria Alejandra", "non-dropping-particle" : "", "parse-names" : false, "suffix" : "" }, { "dropping-particle" : "", "family" : "Bluthgen", "given" : "Nico", "non-dropping-particle" : "", "parse-names" : false, "suffix" : "" }, { "dropping-particle" : "", "family" : "Bohning-Gaese", "given" : "Katrin", "non-dropping-particle" : "", "parse-names" : false, "suffix" : "" }, { "dropping-particle" : "", "family" : "Schleuning", "given" : "Matthias", "non-dropping-particle" : "", "parse-names" : false, "suffix" : "" } ], "container-title" : "Ecology", "id" : "ITEM-2", "issue" : "12", "issued" : { "date-parts" : [ [ "2014" ] ] }, "page" : "3325-3334", "title" : "Morphological traits determine specialization and resource use in plant-hummingbird networks in the neotropics", "type" : "article-journal", "volume" : "95" }, "uris" : [ "http://www.mendeley.com/documents/?uuid=e1375f14-af83-4e65-b0d7-08e97e66f961" ] } ], "mendeley" : { "formattedCitation" : "(Rico-Guevara &amp; Rubega 2011; Maglianesi &lt;i&gt;et al.&lt;/i&gt; 2014)", "plainTextFormattedCitation" : "(Rico-Guevara &amp; Rubega 2011; Maglianesi et al. 2014)", "previouslyFormattedCitation" : "(Rico-Guevara &amp; Rubega 2011; Maglianesi &lt;i&gt;et al.&lt;/i&gt; 2014)" }, "properties" : { "noteIndex" : 0 }, "schema" : "https://github.com/citation-style-language/schema/raw/master/csl-citation.json" }</w:instrText>
      </w:r>
      <w:r>
        <w:fldChar w:fldCharType="separate"/>
      </w:r>
      <w:r w:rsidRPr="00915E9B">
        <w:rPr>
          <w:noProof/>
        </w:rPr>
        <w:t xml:space="preserve">(Rico-Guevara &amp; Rubega 2011; Maglianesi </w:t>
      </w:r>
      <w:r w:rsidRPr="00915E9B">
        <w:rPr>
          <w:i/>
          <w:noProof/>
        </w:rPr>
        <w:t>et al.</w:t>
      </w:r>
      <w:r w:rsidRPr="00915E9B">
        <w:rPr>
          <w:noProof/>
        </w:rPr>
        <w:t xml:space="preserve"> 2014)</w:t>
      </w:r>
      <w:r>
        <w:fldChar w:fldCharType="end"/>
      </w:r>
      <w:r>
        <w:t>, suggest it is reasonable to infer a foraging tradeoff for hummingbird with specialist morphologies.</w:t>
      </w:r>
    </w:p>
    <w:p w14:paraId="2F297AB7" w14:textId="10FD6669" w:rsidR="00336C18" w:rsidRDefault="00336C18" w:rsidP="005B01AC">
      <w:pPr>
        <w:ind w:left="0" w:firstLine="720"/>
      </w:pPr>
      <w:r>
        <w:t>I</w:t>
      </w:r>
      <w:r w:rsidR="00997809">
        <w:t>ncreased interaction rate</w:t>
      </w:r>
      <w:r>
        <w:t>s</w:t>
      </w:r>
      <w:r w:rsidR="00997809">
        <w:t xml:space="preserve"> among species with well-matched traits has been highlighted in variety of systems, including hummingbird-plant interactions </w:t>
      </w:r>
      <w:r w:rsidR="00997809">
        <w:fldChar w:fldCharType="begin" w:fldLock="1"/>
      </w:r>
      <w:r w:rsidR="00DF5352">
        <w:instrText>ADDIN CSL_CITATION { "citationItems" : [ { "id" : "ITEM-1", "itemData" : { "DOI" : "10.1890/13-2261.1.sm", "ISBN" : "0012-9658", "ISSN" : "00129658", "abstract" : "Ecological communities are organized in complex ecological networks. Trait-based analyses of the structure of these networks in highly diversified species assemblages are crucial for improving our understanding of the ecological and evolutionary processes causing specialization in mutualistic networks. In this study, we assessed the importance of morphological traits for structuring plant\u2013hummingbird networks in Neotropical forests by using a novel combination of quantitative analytical approaches. We recorded the visitation of hummingbirds to plant species over an entire year at three different elevations in Costa Rica and constructed quantitative networks based on interaction frequencies. Three morphological traits were measured in hummingbirds (bill length, bill curvature, and body mass) and plants (corolla length, curvature, and volume). We tested the effects of avian morphological traits and abundance on ecological specialization of hummingbird species. All three morphological traits of hummingbirds were positively associated with ecological specialization, especially bill curvature. We tested whether interaction strength in the networks was associated with the degree of trait matching between corresponding pairs of morphological traits in plant and hummingbird species and explore whether this was related to resource handling times by hummingbird species. We found strong and significant associations between interaction strength and the degree of trait matching. Moreover, the degree of trait matching, particularly between bill and corolla length, was associated with the handling time of nectar resources by hummingbirds. Our findings show that bill morphology structures tropical plant\u2013hummingbird networks and patterns of interactions are closely associated with morphological matches between plant and bird species and the efficiency of hummingbirds' resource use. These results are consistent with the findings of seminal studies in plant\u2013hummingbird systems from the neotropics. We conclude that trait-based analyses of quantitative networks contribute to a better mechanistic understanding of the causes of specialization in ecological networks and could be valuable for studying processes of complementary trait evolution in highly diversified species assemblages. Read More: http://www.esajournals.org/doi/abs/10.1890/13-2261.1", "author" : [ { "dropping-particle" : "", "family" : "Maglianesi", "given" : "Maria Alejandra", "non-dropping-particle" : "", "parse-names" : false, "suffix" : "" }, { "dropping-particle" : "", "family" : "Bluthgen", "given" : "Nico", "non-dropping-particle" : "", "parse-names" : false, "suffix" : "" }, { "dropping-particle" : "", "family" : "Bohning-Gaese", "given" : "Katrin", "non-dropping-particle" : "", "parse-names" : false, "suffix" : "" }, { "dropping-particle" : "", "family" : "Schleuning", "given" : "Matthias", "non-dropping-particle" : "", "parse-names" : false, "suffix" : "" } ], "container-title" : "Ecology", "id" : "ITEM-1", "issue" : "12", "issued" : { "date-parts" : [ [ "2014" ] ] }, "page" : "3325-3334", "title" : "Morphological traits determine specialization and resource use in plant-hummingbird networks in the neotropics", "type" : "article-journal", "volume" : "95" }, "uris" : [ "http://www.mendeley.com/documents/?uuid=e1375f14-af83-4e65-b0d7-08e97e66f961" ] }, { "id" : "ITEM-2", "itemData" : { "DOI" : "10.1098/rspb.2014.0888", "ISSN" : "1471-2954", "PMID" : "25274372", "abstract" : "A striking example of plant/pollinator trait matching is found between Andean species of Passiflora with 6-14-cm-long nectar tubes and the sword-billed hummingbird, Ensifera ensifera, with up to 11-cm-long bills. Because of the position of their anthers and stigmas, and self-incompatibility, these passionflower species depend on E. ensifera for pollination. Field observations show that the bird and plant distribution match completely and that scarcity of Ensifera results in reduced passionflower seed set. We here use nuclear and plastid DNA sequences to investigate how often and when these mutualisms evolved and under which conditions, if ever, they were lost. The phylogeny includes 26 (70%) of the 37 extremely long-tubed species, 13 (68%) of the 19 species with tubes too short for Ensifera and four of the seven bat-pollinated species for a total of 43 (69%) of all species in Passiflora supersection Tacsonia (plus 11 outgroups). We time-calibrated the phylogeny to infer the speed of any pollinator switching. Results show that Tacsonia is monophyletic and that its stem group dates to 10.7 Ma, matching the divergence at 11.6 Ma of E. ensifera from its short-billed sister species. Whether pollination by short-billed hummingbirds or by Ensifera is the ancestral condition cannot be securely inferred, but extremely long-tubed flowers exclusively pollinated by Ensifera evolved early during the radiation of the Tacsonia clade. There is also evidence of several losses of Ensifera dependence, involving shifts to bat pollination and shorter billed birds. Besides being extremely asymmetric-a single bird species coevolving with a speciose plant clade-the Ensifera/Passiflora system is a prime example of a specialized pollinator not driving plant speciation, but instead being the precondition for the maintenance of isolated populations (through reliable seed set) that then underwent allopatric speciation.", "author" : [ { "dropping-particle" : "", "family" : "Abrahamczyk", "given" : "S", "non-dropping-particle" : "", "parse-names" : false, "suffix" : "" }, { "dropping-particle" : "", "family" : "Souto-Vilar\u00f3s", "given" : "D", "non-dropping-particle" : "", "parse-names" : false, "suffix" : "" }, { "dropping-particle" : "", "family" : "Renner", "given" : "S S", "non-dropping-particle" : "", "parse-names" : false, "suffix" : "" } ], "container-title" : "Proceedings. Biological sciences / The Royal Society", "id" : "ITEM-2", "issue" : "1795", "issued" : { "date-parts" : [ [ "2014", "11", "22" ] ] }, "title" : "Escape from extreme specialization: passionflowers, bats and the sword-billed hummingbird.", "type" : "article-journal", "volume" : "281" }, "uris" : [ "http://www.mendeley.com/documents/?uuid=6d3507ec-8997-4f87-8d8e-a7170c228064" ] }, { "id" : "ITEM-3", "itemData" : { "DOI" : "10.1111/btp.12170", "ISSN" : "1744-7429", "abstract" : "Complex networks of species interactions might be determined by species traits but also by simple chance meetings governed by species abundances. Although the idea that species traits structure mutualistic networks is appealing, most studies have found abundance to be a major structuring mechanism underlying interaction frequencies. With a well-resolved plant\u2013hummingbird interaction network from the Neotropical savanna in Brazil, we asked whether species morphology, phenology, nectar availability and habitat occupancy and/or abundance best predicted the frequency of interactions. For this, we constructed interaction probability matrices and compared them to the observed plant-hummingbird matrix through a likelihood approach. Furthermore, a recently proposed modularity algorithm for weighted bipartite networks was employed to evaluate whether these factors also scale-up to the formation of modules in the network. Interaction frequencies were best predicted by species morphology, phenology and habitat occupancy, while species abundances and nectar availability performed poorly. The plant\u2013hummingbird network was modular, and modules were associated to morphological specialization and habitat occupancy. Our findings highlight the importance of traits as determinants of interaction frequencies and network structure, corroborating the results of a previous study on a plant\u2013hummingbird network from the Brazilian Atlantic Forest. Thus, we propose that traits matter more in tropical plant\u2013hummingbird networks than in less specialized systems. To test the generality of this hypothesis, future research could employ geographic or taxonomic cross-system comparisons contrasting networks with known differences in level of specialization.", "author" : [ { "dropping-particle" : "", "family" : "Maruyama", "given" : "Pietro K", "non-dropping-particle" : "", "parse-names" : false, "suffix" : "" }, { "dropping-particle" : "", "family" : "Vizentin-Bugoni", "given" : "Jeferson", "non-dropping-particle" : "", "parse-names" : false, "suffix" : "" }, { "dropping-particle" : "", "family" : "Oliveira", "given" : "Genilda M.", "non-dropping-particle" : "", "parse-names" : false, "suffix" : "" }, { "dropping-particle" : "", "family" : "Oliveira", "given" : "Paulo E", "non-dropping-particle" : "", "parse-names" : false, "suffix" : "" }, { "dropping-particle" : "", "family" : "Dalsgaard", "given" : "Bo", "non-dropping-particle" : "", "parse-names" : false, "suffix" : "" } ], "container-title" : "Biotropica", "id" : "ITEM-3", "issue" : "6", "issued" : { "date-parts" : [ [ "2014" ] ] }, "page" : "740-747", "title" : "Morphological and Spatio-Temporal Mismatches Shape a Neotropical Savanna Plant-Hummingbird Network", "type" : "article-journal", "volume" : "46" }, "uris" : [ "http://www.mendeley.com/documents/?uuid=ad9f7588-d51d-451c-a8a1-af6c1b72d4b4" ] }, { "id" : "ITEM-4", "itemData" : { "DOI" : "10.1098/rspb.2013.2397", "ISSN" : "0962-8452", "PMID" : "24552835", "abstract" : "Understanding the relative importance of multiple processes on structuring species interactions within communities is one of the major challenges in ecology. Here, we evaluated the relative importance of species abundance and forbidden links in structuring a hummingbird-plant interaction network from the Atlantic rainforest in Brazil. Our results show that models incorporating phenological overlapping and morphological matches were more accurate in predicting the observed interactions than models considering species abundance. This means that forbidden links, by imposing constraints on species interactions, play a greater role than species abundance in structuring the ecological network. We also show that using the frequency of interaction as a proxy for species abundance and network metrics to describe the detailed network structure might lead to biased conclusions regarding mechanisms generating network structure. Together, our findings suggest that species abundance can be a less important driver of species interactions in communities than previously thought.", "author" : [ { "dropping-particle" : "", "family" : "Vizentin-Bugoni", "given" : "J.", "non-dropping-particle" : "", "parse-names" : false, "suffix" : "" }, { "dropping-particle" : "", "family" : "Maruyama", "given" : "P. K.", "non-dropping-particle" : "", "parse-names" : false, "suffix" : "" }, { "dropping-particle" : "", "family" : "Sazima", "given" : "M.", "non-dropping-particle" : "", "parse-names" : false, "suffix" : "" } ], "container-title" : "Proceedings of the Royal Society B: Biological Sciences", "id" : "ITEM-4", "issue" : "1780", "issued" : { "date-parts" : [ [ "2014" ] ] }, "page" : "20132397-20132397", "title" : "Processes entangling interactions in communities: forbidden links are more important than abundance in a hummingbird-plant network", "type" : "article-journal", "volume" : "281" }, "uris" : [ "http://www.mendeley.com/documents/?uuid=e31a8e10-98fb-404f-8250-d070528cf6ad" ] } ], "mendeley" : { "formattedCitation" : "(Maglianesi &lt;i&gt;et al.&lt;/i&gt; 2014; Maruyama &lt;i&gt;et al.&lt;/i&gt; 2014; Vizentin-Bugoni &lt;i&gt;et al.&lt;/i&gt; 2014; Abrahamczyk, Souto-Vilar\u00f3s &amp; Renner 2014)", "plainTextFormattedCitation" : "(Maglianesi et al. 2014; Maruyama et al. 2014; Vizentin-Bugoni et al. 2014; Abrahamczyk, Souto-Vilar\u00f3s &amp; Renner 2014)", "previouslyFormattedCitation" : "(Maglianesi &lt;i&gt;et al.&lt;/i&gt; 2014; Maruyama &lt;i&gt;et al.&lt;/i&gt; 2014; Vizentin-Bugoni &lt;i&gt;et al.&lt;/i&gt; 2014; Abrahamczyk, Souto-Vilar\u00f3s &amp; Renner 2014)" }, "properties" : { "noteIndex" : 0 }, "schema" : "https://github.com/citation-style-language/schema/raw/master/csl-citation.json" }</w:instrText>
      </w:r>
      <w:r w:rsidR="00997809">
        <w:fldChar w:fldCharType="separate"/>
      </w:r>
      <w:r w:rsidR="00637CA1" w:rsidRPr="00637CA1">
        <w:rPr>
          <w:noProof/>
        </w:rPr>
        <w:t xml:space="preserve">(Maglianesi </w:t>
      </w:r>
      <w:r w:rsidR="00637CA1" w:rsidRPr="00637CA1">
        <w:rPr>
          <w:i/>
          <w:noProof/>
        </w:rPr>
        <w:t>et al.</w:t>
      </w:r>
      <w:r w:rsidR="00637CA1" w:rsidRPr="00637CA1">
        <w:rPr>
          <w:noProof/>
        </w:rPr>
        <w:t xml:space="preserve"> 2014; Maruyama </w:t>
      </w:r>
      <w:r w:rsidR="00637CA1" w:rsidRPr="00637CA1">
        <w:rPr>
          <w:i/>
          <w:noProof/>
        </w:rPr>
        <w:t>et al.</w:t>
      </w:r>
      <w:r w:rsidR="00637CA1" w:rsidRPr="00637CA1">
        <w:rPr>
          <w:noProof/>
        </w:rPr>
        <w:t xml:space="preserve"> 2014; Vizentin-Bugoni </w:t>
      </w:r>
      <w:r w:rsidR="00637CA1" w:rsidRPr="00637CA1">
        <w:rPr>
          <w:i/>
          <w:noProof/>
        </w:rPr>
        <w:t>et al.</w:t>
      </w:r>
      <w:r w:rsidR="00637CA1" w:rsidRPr="00637CA1">
        <w:rPr>
          <w:noProof/>
        </w:rPr>
        <w:t xml:space="preserve"> 2014; Abrahamczyk, Souto-Vilarós &amp; Renner 2014)</w:t>
      </w:r>
      <w:r w:rsidR="00997809">
        <w:fldChar w:fldCharType="end"/>
      </w:r>
      <w:r w:rsidR="00997809">
        <w:t xml:space="preserve">, </w:t>
      </w:r>
      <w:proofErr w:type="spellStart"/>
      <w:r w:rsidR="00997809">
        <w:t>frugivore</w:t>
      </w:r>
      <w:proofErr w:type="spellEnd"/>
      <w:r w:rsidR="00997809">
        <w:t xml:space="preserve">-plant interactions </w:t>
      </w:r>
      <w:r w:rsidR="00997809">
        <w:fldChar w:fldCharType="begin" w:fldLock="1"/>
      </w:r>
      <w:r w:rsidR="00997809">
        <w:instrText>ADDIN CSL_CITATION { "citationItems" : [ { "id" : "ITEM-1", "itemData" : { "DOI" : "10.1111/geb.12193", "ISSN" : "1466822X", "author" : [ { "dropping-particle" : "", "family" : "Dehling", "given" : "D. Matthias", "non-dropping-particle" : "", "parse-names" : false, "suffix" : "" }, { "dropping-particle" : "", "family" : "T\u00f6pfer", "given" : "Till", "non-dropping-particle" : "", "parse-names" : false, "suffix" : "" }, { "dropping-particle" : "", "family" : "Schaefer", "given" : "H. Martin", "non-dropping-particle" : "", "parse-names" : false, "suffix" : "" }, { "dropping-particle" : "", "family" : "Jordano", "given" : "Pedro",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"Global Ecology and Biogeography", "id" : "ITEM-1", "issue" : "10", "issued" : { "date-parts" : [ [ "2014", "6", "26" ] ] }, "page" : "1085-1093", "title" : "Functional relationships beyond species richness patterns: trait matching in plant-bird mutualisms across scales", "type" : "article-journal", "volume" : "23" }, "uris" : [ "http://www.mendeley.com/documents/?uuid=b233b7ee-3a69-4ea8-933b-767b0ea31fba" ] }, { "id" : "ITEM-2", "itemData" : { "DOI" : "10.1093/aobpla/plv017", "ISSN" : "20412851", "PMID" : "25750409", "abstract" : "Network theory has provided a general way to understand mutualistic plant-animal interactions at the community level. Still, the mechanisms responsible for interaction patterns remain controversial. In this study we use a combination of statistical models and probability matrices to evaluate the relative importance of species morphological and nutritional (phenotypic) traits and species abundance in determining interactions between fleshy-fruited plants and birds that disperse their seeds. Models included variables associated with species abundance, a suite of variables associated with phenotypic traits (fruit diameter, bird bill width, fruit nutrient compounds), and the species identity of the avian disperser. Results show that both phenotypic traits and species abundance are important determinants of pairwise interactions. However, when considered separately, fruit diameter and bill width were more important in determining seed dispersal interactions. The effect of fruit compounds was less substantial and only important when considered together with abundance-related variables and/or the factor 'animal species'.", "author" : [ { "dropping-particle" : "", "family" : "Gonz\u00e1lez-Castro", "given" : "Aar\u00f3n", "non-dropping-particle" : "", "parse-names" : false, "suffix" : "" }, { "dropping-particle" : "", "family" : "Yang", "given" : "Suann", "non-dropping-particle" : "", "parse-names" : false, "suffix" : "" }, { "dropping-particle" : "", "family" : "Nogales", "given" : "Manuel", "non-dropping-particle" : "", "parse-names" : false, "suffix" : "" }, { "dropping-particle" : "", "family" : "Carlo", "given" : "Tom\u00e1s A.", "non-dropping-particle" : "", "parse-names" : false, "suffix" : "" } ], "container-title" : "AoB PLANTS", "id" : "ITEM-2", "issue" : "1", "issued" : { "date-parts" : [ [ "2015" ] ] }, "page" : "1-10", "title" : "Relative importance of phenotypic trait matching and species' abundances in determining plant - Avian seed dispersal interactions in a small insular community", "type" : "article-journal", "volume" : "7" }, "uris" : [ "http://www.mendeley.com/documents/?uuid=e418a4ed-90bd-4d6b-8e4f-60a7af34afa1" ] }, { "id" : "ITEM-3", "itemData" : { "DOI" : "10.1111/j.1461-0248.2011.01639.x", "ISBN" : "1461-023X", "ISSN" : "1461023X", "PMID" : "21699640", "abstract" : "Mutualistic interactions involving pollination and ant-plant mutualistic networks typically feature tightly linked species grouped in modules. However, such modularity is infrequent in seed dispersal networks, presumably because research on those networks predominantly includes a single taxonomic animal group (e.g. birds). Herein, for the first time, we examine the pattern of interaction in a network that includes multiple taxonomic groups of seed dispersers, and the mechanisms underlying modularity. We found that the network was nested and modular, with five distinguishable modules. Our examination of the mechanisms underlying such modularity showed that plant and animal trait values were associated with specific modules but phylogenetic effect was limited. Thus, the pattern of interaction in this network is only partially explained by shared evolutionary history. We conclude that the observed modularity emerged by a combination of phylogenetic history and trait convergence of phylogenetically unrelated species, shaped by interactions with particular types of dispersal agents.", "author" : [ { "dropping-particle" : "", "family" : "Donatti", "given" : "Camila I.", "non-dropping-particle" : "", "parse-names" : false, "suffix" : "" }, { "dropping-particle" : "", "family" : "Guimar\u00e3es", "given" : "Paulo R.", "non-dropping-particle" : "", "parse-names" : fal</w:instrText>
      </w:r>
      <w:r w:rsidR="00997809" w:rsidRPr="007F0E12">
        <w:rPr>
          <w:lang w:val="fr-CH"/>
          <w:rPrChange w:id="25" w:author="Catherine Graham" w:date="2016-12-06T09:55:00Z">
            <w:rPr/>
          </w:rPrChange>
        </w:rPr>
        <w:instrText>se, "suffix" : "" }, { "dropping-particle" : "", "family" : "Galetti", "given" : "Mauro", "non-dropping-particle" : "", "parse-names" : false, "suffix" : "" }, { "dropping-particle" : "", "family" : "Pizo", "given" : "Marco Aur\u00e9lio", "non-dropping-particle" : "", "parse-names" : false, "suffix" : "" }, { "dropping-particle" : "", "family" : "Marquitti", "given" : "Fl\u00e1via M. D.", "non-dropping-particle" : "", "parse-names" : false, "suffix" : "" }, { "dropping-particle" : "", "family" : "Dirzo", "given" : "Rodolfo", "non-dropping-particle" : "", "parse-names" : false, "suffix" : "" } ], "container-title" : "Ecology Letters", "id" : "ITEM-3", "issue" : "8", "issued" : { "date-parts" : [ [ "2011" ] ] }, "page" : "773-781", "title" : "Analysis of a hyper-diverse seed dispersal network: modularity and underlying mechanisms", "type" : "article-journal", "volume" : "14" }, "uris" : [ "http://www.mendeley.com/documents/?uuid=c6f1906a-bfcf-4bc7-967f-ea43b8a9b977" ] } ], "mendeley" : { "formattedCitation" : "(Donatti &lt;i&gt;et al.&lt;/i&gt; 2011; Dehling &lt;i&gt;et al.&lt;/i&gt; 2014; Gonz\u00e1lez-Castro &lt;i&gt;et al.&lt;/i&gt; 2015)", "plainTextFormattedCitation" : "(Donatti et al. 2011; Dehling et al. 2014; Gonz\u00e1lez-Castro et al. 2015)", "previouslyFormattedCitation" : "(Donatti &lt;i&gt;et al.&lt;/i&gt; 2011; Dehling &lt;i&gt;et al.&lt;/i&gt; 2014; Gonz\u00e1lez-Castro &lt;i&gt;et al.&lt;/i&gt; 2015)" }, "properties" : { "noteIndex" : 0 }, "schema" : "https://github.com/citation-style-language/schema/raw/master/csl-citation.json" }</w:instrText>
      </w:r>
      <w:r w:rsidR="00997809">
        <w:fldChar w:fldCharType="separate"/>
      </w:r>
      <w:r w:rsidR="00997809" w:rsidRPr="007F0E12">
        <w:rPr>
          <w:noProof/>
          <w:lang w:val="fr-CH"/>
          <w:rPrChange w:id="26" w:author="Catherine Graham" w:date="2016-12-06T09:55:00Z">
            <w:rPr>
              <w:noProof/>
            </w:rPr>
          </w:rPrChange>
        </w:rPr>
        <w:t xml:space="preserve">(Donatti </w:t>
      </w:r>
      <w:r w:rsidR="00997809" w:rsidRPr="007F0E12">
        <w:rPr>
          <w:i/>
          <w:noProof/>
          <w:lang w:val="fr-CH"/>
          <w:rPrChange w:id="27" w:author="Catherine Graham" w:date="2016-12-06T09:55:00Z">
            <w:rPr>
              <w:i/>
              <w:noProof/>
            </w:rPr>
          </w:rPrChange>
        </w:rPr>
        <w:t>et al.</w:t>
      </w:r>
      <w:r w:rsidR="00997809" w:rsidRPr="007F0E12">
        <w:rPr>
          <w:noProof/>
          <w:lang w:val="fr-CH"/>
          <w:rPrChange w:id="28" w:author="Catherine Graham" w:date="2016-12-06T09:55:00Z">
            <w:rPr>
              <w:noProof/>
            </w:rPr>
          </w:rPrChange>
        </w:rPr>
        <w:t xml:space="preserve"> 2011; Dehling </w:t>
      </w:r>
      <w:r w:rsidR="00997809" w:rsidRPr="007F0E12">
        <w:rPr>
          <w:i/>
          <w:noProof/>
          <w:lang w:val="fr-CH"/>
          <w:rPrChange w:id="29" w:author="Catherine Graham" w:date="2016-12-06T09:55:00Z">
            <w:rPr>
              <w:i/>
              <w:noProof/>
            </w:rPr>
          </w:rPrChange>
        </w:rPr>
        <w:t>et al.</w:t>
      </w:r>
      <w:r w:rsidR="00997809" w:rsidRPr="007F0E12">
        <w:rPr>
          <w:noProof/>
          <w:lang w:val="fr-CH"/>
          <w:rPrChange w:id="30" w:author="Catherine Graham" w:date="2016-12-06T09:55:00Z">
            <w:rPr>
              <w:noProof/>
            </w:rPr>
          </w:rPrChange>
        </w:rPr>
        <w:t xml:space="preserve"> 2014; González-Castro </w:t>
      </w:r>
      <w:r w:rsidR="00997809" w:rsidRPr="007F0E12">
        <w:rPr>
          <w:i/>
          <w:noProof/>
          <w:lang w:val="fr-CH"/>
          <w:rPrChange w:id="31" w:author="Catherine Graham" w:date="2016-12-06T09:55:00Z">
            <w:rPr>
              <w:i/>
              <w:noProof/>
            </w:rPr>
          </w:rPrChange>
        </w:rPr>
        <w:t>et al.</w:t>
      </w:r>
      <w:r w:rsidR="00997809" w:rsidRPr="007F0E12">
        <w:rPr>
          <w:noProof/>
          <w:lang w:val="fr-CH"/>
          <w:rPrChange w:id="32" w:author="Catherine Graham" w:date="2016-12-06T09:55:00Z">
            <w:rPr>
              <w:noProof/>
            </w:rPr>
          </w:rPrChange>
        </w:rPr>
        <w:t xml:space="preserve"> 2015)</w:t>
      </w:r>
      <w:r w:rsidR="00997809">
        <w:fldChar w:fldCharType="end"/>
      </w:r>
      <w:r w:rsidR="00997809" w:rsidRPr="007F0E12">
        <w:rPr>
          <w:lang w:val="fr-CH"/>
          <w:rPrChange w:id="33" w:author="Catherine Graham" w:date="2016-12-06T09:55:00Z">
            <w:rPr/>
          </w:rPrChange>
        </w:rPr>
        <w:t xml:space="preserve">, </w:t>
      </w:r>
      <w:proofErr w:type="spellStart"/>
      <w:r w:rsidR="00997809" w:rsidRPr="007F0E12">
        <w:rPr>
          <w:lang w:val="fr-CH"/>
          <w:rPrChange w:id="34" w:author="Catherine Graham" w:date="2016-12-06T09:55:00Z">
            <w:rPr/>
          </w:rPrChange>
        </w:rPr>
        <w:t>insect</w:t>
      </w:r>
      <w:proofErr w:type="spellEnd"/>
      <w:r w:rsidR="00997809" w:rsidRPr="007F0E12">
        <w:rPr>
          <w:lang w:val="fr-CH"/>
          <w:rPrChange w:id="35" w:author="Catherine Graham" w:date="2016-12-06T09:55:00Z">
            <w:rPr/>
          </w:rPrChange>
        </w:rPr>
        <w:t xml:space="preserve">-plant interactions </w:t>
      </w:r>
      <w:r w:rsidR="00997809">
        <w:fldChar w:fldCharType="begin" w:fldLock="1"/>
      </w:r>
      <w:r w:rsidR="00997809" w:rsidRPr="007F0E12">
        <w:rPr>
          <w:lang w:val="fr-CH"/>
          <w:rPrChange w:id="36" w:author="Catherine Graham" w:date="2016-12-06T09:55:00Z">
            <w:rPr/>
          </w:rPrChange>
        </w:rPr>
        <w:instrText>ADDIN CSL_CITATION { "citationItems" : [ { "id" : "ITEM-1", "itemData" : { "DOI" : "10.1093/aob/mcp027", "ISBN" : "0305-7364", "ISSN" : "10958290", "PMID" : "19228701", "abstract" : "BACKGROUND AND AIMS: Many recent studies show that plant-pollinator interaction webs exhibit consistent structural features such as long-tailed distributions of the degree of generalization, nestedness of interactions and asymmetric interaction dependencies. Recognition of these shared features has led to a variety of mechanistic attempts at explanation. Here it is hypothesized that beside size thresholds and species abundances, the frequency distribution of sizes (nectar depths and proboscis lengths) will play a key role in determining observed interaction patterns. METHODS: To test the influence of size distributions, a new network parameter is introduced: the degree of size matching between nectar depth and proboscis length. The observed degree of size matching in a Spanish plant-pollinator web was compared with the expected degree based on joint probability distributions, integrating size thresholds and abundance, and taking the sampling method into account. KEY RESULTS: Nectar depths and proboscis lengths both exhibited right-skewed frequency distributions across species and individuals. Species-based size matching was equally close for plants, independent of nectar depth, but differed signif</w:instrText>
      </w:r>
      <w:r w:rsidR="00997809">
        <w:instrText>icantly for pollinators of dissimilar proboscis length. The observed patterns were predicted well by a model considering size distributions across species. Observed size matching was closer when relative abundances of species were included, especially for flowers with openly accessible nectar and pollinators with long proboscises, but was predicted somewhat less successfully by the model that included abundances. CONCLUSIONS: The results suggest that in addition to size thresholds and species abundances, size distributions are important for understanding interaction patterns in plant-pollinator webs. It is likely that the understanding will be improved further by characterizing for entire communities how nectar production of flowers and energetic requirements of pollinators covary with size, and how sampling methods influence the observed interaction patterns.", "author" : [ { "dropping-particle" : "", "family" : "Stang", "given" : "Martina", "non-dropping-particle" : "", "parse-names" : false, "suffix" : "" }, { "dropping-particle" : "", "family" : "Klinkhamer", "given" : "Peter G L", "non-dropping-particle" : "", "parse-names" : false, "suffix" : "" }, { "dropping-particle" : "", "family" : "Waser", "given" : "Nickolas M.", "non-dropping-particle" : "", "parse-names" : false, "suffix" : "" }, { "dropping-particle" : "", "family" : "Stang", "given" : "Ingo", "non-dropping-particle" : "", "parse-names" : false, "suffix" : "" }, { "dropping-particle" : "", "family" : "Meijden", "given" : "Eddy", "non-dropping-particle" : "Van Der", "parse-names" : false, "suffix" : "" } ], "container-title" : "Annals of Botany", "id" : "ITEM-1", "issue" : "9", "issued" : { "date-parts" : [ [ "2009" ] ] }, "page" : "1459-1469", "title" : "Size-specific interaction patterns and size matching in a plant-pollinator interaction web", "type" : "article-journal", "volume" : "103" }, "uris" : [ "http://www.mendeley.com/documents/?uuid=d4c3d0da-c460-4246-a181-a5f6a32f270b" ] }, { "id" : "ITEM-2", "itemData" : { "DOI" : "10.1890/14-0024.1.sm", "ISBN" : "0012-9658", "ISSN" : "00129658", "abstract" : "Abstract. Identifying the determinants of biological interactions in mutualistic networks is key to understanding the rules that govern the organization of biodiversity. We used structural equation modeling and dissimilarities in nine ecological variables to investigate community processes underlying the turnover of species and their interaction frequencies (interaction pattern) among highly resolved plant\u2013pollinator networks. Floral and pollinator community composition, i.e. species identities and their abundances, were strong determinants of the microstructure of pair-wise interactions among the networks, explaining almost 69% of their variation. Flower and pollinator traits were directly related to interaction patterns, but were partly masked in the model by shared variance with community composition. Time of year and geographic location, floral and pollinator abundances independent of species identity, and relative abundance of exotic flowers had indirect and relatively weak effects on interaction patterns. Our analyses lead to precise predictions about the processes behind the interaction patterns in mutualistic networks. Future understanding of these processes will be aided by studies that evaluate these predictions experimentally at the network level.", "author" : [ { "dropping-particle" : "", "family" : "Kaiser-Bunbury", "given" : "Christopher N.", "non-dropping-particle" : "", "parse-names" : false, "suffix" : "" }, { "dropping-particle" : "", "family" : "Vazquez", "given" : "Diego P.", "non-dropping-particle" : "", "parse-names" : false, "suffix" : "" }, { "dropping-particle" : "", "family" : "Stang", "given" : "Martina", "non-dropping-particle" : "", "parse-names" : false, "suffix" : "" }, { "dropping-particle" : "", "family" : "Ghazoul", "given" : "Jaboury", "non-dropping-particle" : "", "parse-names" : false, "suffix" : "" } ], "container-title" : "Ecology", "id" : "ITEM-2", "issue" : "12", "issued" : { "date-parts" : [ [ "2014" ] ] }, "page" : "3314-3324", "title" : "Determinants of the microstructure of plant-pollinator networks", "type" : "article-journal", "volume" : "95" }, "uris" : [ "http://www.mendeley.com/documents/?uuid=5d60a6f1-9185-4ae9-bc56-4d536eb79e17" ] }, { "id" : "ITEM-3", "itemData" : { "DOI" : "10.1111/oik.01439", "ISSN" : "00301299", "author" : [ { "dropping-particle" : "", "family" : "Olito", "given" : "Colin", "non-dropping-particle" : "", "parse-names" : false, "suffix" : "" }, { "dropping-particle" : "", "family" : "Fox", "given" : "Jeremy W.", "non-dropping-particle" : "", "parse-names" : false, "suffix" : "" } ], "container-title" : "Oikos", "id" : "ITEM-3", "issue" : "June 2014", "issued" : { "date-parts" : [ [ "2015" ] ] }, "page" : "428-436", "title" : "Species traits and abundances predict metrics of plant-pollinator network structure, but not pairwise interactions", "type" : "article-journal", "volume" : "124" }, "uris" : [ "http://www.mendeley.com/documents/?uuid=04bd0248-e9a4-4327-8e79-680f43657c74" ] }, { "id" : "ITEM-4", "itemData" : { "DOI" : "10.1111/1365-2656.12509", "ISSN" : "00218790", "PMID" : "26931495", "abstract" : "1.A major challenge in evolutionary ecology is to understand how coevolutionary processes shape patterns of interactions between species at community level. Pollination of flowers with long corolla tubes by long-tongued hawkmoths has been invoked as a showcase model of coevolution. Recently, optimal foraging models have predicted that there might be a close association between mouthparts length and the corolla depth of the visited flowers, thus favouring trait convergence and specialisation at community level. 2.Here, we assessed whether hawkmoths more frequently pollinate plants with floral tube lengths similar to their proboscis lengths (morphological match hypothesis) against abundance-based processes (neutral hypothesis) and ecological trait mismatches constraints (forbidden links hypothesis), in structuring hawkmoth-plant mutualistic networks from five communities in four biogeographical regions of South America. 3.We found convergence in morphological traits across the five communities and that the distribution of morphological differences between hawkmoths and plants is consistent with expectations under the morphological match hypothesis in three of the five communities. In the two remaining communities, which are ecotones between two distinct biogeographic areas, interactions are better predicted by the neutral hypothesis. 4.Our findings are consistent with the idea that diffuse coevolution drives the evolution of extremely long proboscises and flower tubes, and highlight the importance of morphological traits, beyond the forbidden links hypothesis, in structuring interactions between mutualistic partners, revealing that the role of niche-based processes can be much more complex than previously known. This article is protected by copyright. All rights reserved.", "author" : [ { "dropping-particle" : "", "family" : "Sazatornil", "given" : "Federico D.", "non-dropping-particle" : "", "parse-names" : false, "suffix" : "" }, { "dropping-particle" : "", "family" : "Mor\u00e9", "given" : "Marcela", "non-dropping-particle" : "", "parse-names" : false, "suffix" : "" }, { "dropping-particle" : "", "family" : "Benitez-Vieyra", "given" : "Santiago", "non-dropping-particle" : "", "parse-names" : false, "suffix" : "" }, { "dropping-particle" : "", "family" : "Cocucci", "given" : "Andrea A.", "non-dropping-particle" : "", "parse-names" : false, "suffix" : "" }, { "dropping-particle" : "", "family" : "Kitching", "given" : "Ian J.", "non-dropping-particle" : "", "parse-names" : false, "suffix" : "" }, { "dropping-particle" : "", "family" : "Schlumpberger", "given" : "Boris O.", "non-dropping-particle" : "", "parse-names" : false, "suffix" : "" }, { "dropping-particle" : "", "family" : "Oliveira", "given" : "Paulo E.", "non-dropping-particle" : "", "parse-names" : false, "suffix" : "" }, { "dropping-particle" : "", "family" : "Sazima", "given" : "Marlies", "non-dropping-particle" : "", "parse-names" : false, "suffix" : "" }, { "dropping-particle" : "", "family" : "Amorim", "given" : "Felipe W.", "non-dropping-particle" : "", "parse-names" : false, "suffix" : "" } ], "container-title" : "Journal of Animal Ecology", "editor" : [ { "dropping-particle" : "", "family" : "Stouffer", "given" : "Daniel", "non-dropping-particle" : "", "parse-names" : false, "suffix" : "" } ], "id" : "ITEM-4", "issue" : "6", "issued" : { "date-parts" : [ [ "2016", "11" ] ] }, "page" : "1586-1594", "title" : "Beyond neutral and forbidden links: morphological matches and the assembly of mutualistic hawkmoth-plant networks", "type" : "article-journal", "volume" : "85" }, "uris" : [ "http://www.mendeley.com/documents/?uuid=38a85c3d-4c90-4cba-9345-37a7adf269a2" ] } ], "mendeley" : { "formattedCitation" : "(Stang &lt;i&gt;et al.&lt;/i&gt; 2009; Kaiser-Bunbury &lt;i&gt;et al.&lt;/i&gt; 2014; Olito &amp; Fox 2015; Sazatornil &lt;i&gt;et al.&lt;/i&gt; 2016)", "plainTextFormattedCitation" : "(Stang et al. 2009; Kaiser-Bunbury et al. 2014; Olito &amp; Fox 2015; Sazatornil et al. 2016)", "previouslyFormattedCitation" : "(Stang &lt;i&gt;et al.&lt;/i&gt; 2009; Kaiser-Bunbury &lt;i&gt;et al.&lt;/i&gt; 2014; Olito &amp; Fox 2015; Sazatornil &lt;i&gt;et al.&lt;/i&gt; 2016)" }, "properties" : { "noteIndex" : 0 }, "schema" : "https://github.com/citation-style-language/schema/raw/master/csl-citation.json" }</w:instrText>
      </w:r>
      <w:r w:rsidR="00997809">
        <w:fldChar w:fldCharType="separate"/>
      </w:r>
      <w:r w:rsidR="00997809" w:rsidRPr="00CE4DC7">
        <w:rPr>
          <w:noProof/>
        </w:rPr>
        <w:t xml:space="preserve">(Stang </w:t>
      </w:r>
      <w:r w:rsidR="00997809" w:rsidRPr="00CE4DC7">
        <w:rPr>
          <w:i/>
          <w:noProof/>
        </w:rPr>
        <w:t>et al.</w:t>
      </w:r>
      <w:r w:rsidR="00997809" w:rsidRPr="00CE4DC7">
        <w:rPr>
          <w:noProof/>
        </w:rPr>
        <w:t xml:space="preserve"> 2009; Kaiser-Bunbury </w:t>
      </w:r>
      <w:r w:rsidR="00997809" w:rsidRPr="00CE4DC7">
        <w:rPr>
          <w:i/>
          <w:noProof/>
        </w:rPr>
        <w:t>et al.</w:t>
      </w:r>
      <w:r w:rsidR="00997809" w:rsidRPr="00CE4DC7">
        <w:rPr>
          <w:noProof/>
        </w:rPr>
        <w:t xml:space="preserve"> 2014; Olito &amp; Fox 2015; Sazatornil </w:t>
      </w:r>
      <w:r w:rsidR="00997809" w:rsidRPr="00CE4DC7">
        <w:rPr>
          <w:i/>
          <w:noProof/>
        </w:rPr>
        <w:t>et al.</w:t>
      </w:r>
      <w:r w:rsidR="00997809" w:rsidRPr="00CE4DC7">
        <w:rPr>
          <w:noProof/>
        </w:rPr>
        <w:t xml:space="preserve"> 2016)</w:t>
      </w:r>
      <w:r w:rsidR="00997809">
        <w:fldChar w:fldCharType="end"/>
      </w:r>
      <w:r w:rsidR="00997809">
        <w:t xml:space="preserve"> and marine food-webs </w:t>
      </w:r>
      <w:r w:rsidR="00997809">
        <w:fldChar w:fldCharType="begin" w:fldLock="1"/>
      </w:r>
      <w:r w:rsidR="00997809">
        <w:instrText>ADDIN CSL_CITATION { "citationItems" : [ { "id" : "ITEM-1", "itemData" : { "DOI" : "10.1111/2041-210X.12103", "ISBN" : "2041-210X", "ISSN" : "2041210X", "abstract" : "*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body\u2013size relationship between predators and preys increases. * We finally illustrate the potential of the method to infer the metaweb structure of pelagic fishes of the Mediterranean sea under different global change scenarios.", "author" : [ { "dropping-particle" : "", "family" : "Gravel", "given" : "Dominique", "non-dropping-particle" : "", "parse-names" : false, "suffix" : "" }, { "dropping-particle" : "", "family" : "Poisot", "given" : "Timoth\u00e9e", "non-dropping-particle" : "", "parse-names" : false, "suffix" : "" }, { "dropping-particle" : "", "family" : "Albouy", "given" : "Camille", "non-dropping-particle" : "", "parse-names" : false, "suffix" : "" }, { "dropping-particle" : "", "family" : "Velez", "given" : "Laure", "non-dropping-particle" : "", "parse-names" : false, "suffix" : "" }, { "dropping-particle" : "", "family" : "Mouillot", "given" : "David", "non-dropping-particle" : "", "parse-names" : false, "suffix" : "" } ], "container-title" : "Methods in Ecology and Evolution", "id" : "ITEM-1", "issue" : "11", "issued" : { "date-parts" : [ [ "2013" ] ] }, "page" : "1083-1090", "title" : "Inferring food web structure from predator-prey body size relationships", "type" : "article-journal", "volume" : "4" }, "uris" : [ "http://www.mendeley.com/documents/?uuid=40b4759e-b76d-480f-8e18-139e85d5a721" ] } ], "mendeley" : { "formattedCitation" : "(Gravel &lt;i&gt;et al.&lt;/i&gt; 2013)", "plainTextFormattedCitation" : "(Gravel et al. 2013)", "previouslyFormattedCitation" : "(Gravel &lt;i&gt;et al.&lt;/i&gt; 2013)" }, "properties" : { "noteIndex" : 0 }, "schema" : "https://github.com/citation-style-language/schema/raw/master/csl-citation.json" }</w:instrText>
      </w:r>
      <w:r w:rsidR="00997809">
        <w:fldChar w:fldCharType="separate"/>
      </w:r>
      <w:r w:rsidR="00997809" w:rsidRPr="00CE4DC7">
        <w:rPr>
          <w:noProof/>
        </w:rPr>
        <w:t xml:space="preserve">(Gravel </w:t>
      </w:r>
      <w:r w:rsidR="00997809" w:rsidRPr="00CE4DC7">
        <w:rPr>
          <w:i/>
          <w:noProof/>
        </w:rPr>
        <w:t>et al.</w:t>
      </w:r>
      <w:r w:rsidR="00997809" w:rsidRPr="00CE4DC7">
        <w:rPr>
          <w:noProof/>
        </w:rPr>
        <w:t xml:space="preserve"> 2013)</w:t>
      </w:r>
      <w:r w:rsidR="00997809">
        <w:fldChar w:fldCharType="end"/>
      </w:r>
      <w:r w:rsidR="00997809">
        <w:t>.</w:t>
      </w:r>
      <w:r>
        <w:t xml:space="preserve"> However, </w:t>
      </w:r>
      <w:r w:rsidR="008C1491">
        <w:t>o</w:t>
      </w:r>
      <w:r>
        <w:t xml:space="preserve">ur study </w:t>
      </w:r>
      <w:r w:rsidR="006D45ED">
        <w:t>is</w:t>
      </w:r>
      <w:r>
        <w:t xml:space="preserve"> one of the first attempt</w:t>
      </w:r>
      <w:r w:rsidR="002E6D93">
        <w:t>s</w:t>
      </w:r>
      <w:r>
        <w:t xml:space="preserve"> to evaluate the interaction effect between trait-matching and seasonal changes in resource morphology</w:t>
      </w:r>
      <w:r w:rsidR="005B01AC">
        <w:t>.</w:t>
      </w:r>
      <w:r>
        <w:t xml:space="preserve"> </w:t>
      </w:r>
      <w:r w:rsidR="005B01AC">
        <w:t>While t</w:t>
      </w:r>
      <w:r w:rsidR="008C1491">
        <w:t>here are many examples of</w:t>
      </w:r>
      <w:r>
        <w:t xml:space="preserve"> seasonal diet switching</w:t>
      </w:r>
      <w:r w:rsidR="005B01AC">
        <w:t xml:space="preserve"> </w:t>
      </w:r>
      <w:r w:rsidR="005B01AC">
        <w:fldChar w:fldCharType="begin" w:fldLock="1"/>
      </w:r>
      <w:r w:rsidR="005B01AC">
        <w:instrText>ADDIN CSL_CITATION { "citationItems" : [ { "id" : "ITEM-1", "itemData" : { "DOI" : "10.1111/j.1461-0248.2008.01195.x", "ISBN" : "1461-0248", "ISSN" : "1461023X", "PMID" : "18445033", "abstract" : "Theory shows that the presence of behavioural switching between alternative resources can contribute to coexistence when competitors differ in trophic-related traits. In addition, switching can generate disruptive selection on such traits in a low-diversity community, increasing the number of species. Both of these processes should produce communities in which species differ in their values of the trophic trait, and display corresponding differences in the time-course of their switching from one resource to another. Here we present evidence for widespread switching behaviour for a diverse Mediterranean scrubland bird community. We show that species differ in a beak character related to their relative use of insect and fruit resource channels, and that the timing of switching is correlated with the relative use of resources. These patterns are consistent with theoretical predictions, suggesting a possible role of switching behaviour in promoting avian coexistence and diversification.", "author" : [ { "dropping-particle" : "", "family" : "Carnicer", "given" : "Jofre", "non-dropping-particle" : "", "parse-names" : false, "suffix" : "" }, { "dropping-particle" : "", "family" : "Abrams", "given" : "Peter A.", "non-dropping-particle" : "", "parse-names" : false, "suffix" : "" }, { "dropping-particle" : "", "family" : "Jordano", "given" : "Pedro", "non-dropping-particle" : "", "parse-names" : false, "suffix" : "" } ], "container-title" : "Ecology Letters", "id" : "ITEM-1", "issue" : "8", "issued" : { "date-parts" : [ [ "2008" ] ] }, "page" : "802-808", "title" : "Switching behavior, coexistence and diversification: Comparing empirical community-wide evidence with theoretical predictions", "type" : "article-journal", "volume" : "11" }, "uris" : [ "http://www.mendeley.com/documents/?uuid=28faf935-5436-4f97-b4b0-c251a61cf48a" ] }, { "id" : "ITEM-2", "itemData" : { "author" : [ { "dropping-particle" : "", "family" : "Correa", "given" : "SB", "non-dropping-particle" : "", "parse-names" : false, "suffix" : "" }, { "dropping-particle" : "", "family" : "Winemiller", "given" : "KO", "non-dropping-particle" : "", "parse-names" : false, "suffix" : "" }, { "dropping-particle" : "", "family" : "Biology", "given" : "Evolutionary", "non-dropping-particle" : "", "parse-names" : false, "suffix" : "" }, { "dropping-particle" : "", "family" : "Sciences", "given" : "Fisheries", "non-dropping-particle" : "", "parse-names" : false, "suffix" : "" } ], "container-title" : "Ecology", "id" : "ITEM-2", "issue" : "1", "issued" : { "date-parts" : [ [ "2014" ] ] }, "page" : "210-224", "title" : "Niche partitioning among frugivorous fishes in response to fluctuating resources in the Amazonian floodplain forest", "type" : "article-journal", "volume" : "95" }, "uris" : [ "http://www.mendeley.com/documents/?uuid=1a4b5c7a-287f-4e7b-82d4-d1bb96dbc68e" ] }, { "id" : "ITEM-3", "itemData" : { "author" : [ { "dropping-particle" : "", "family" : "Foster", "given" : "Mercedes S", "non-dropping-particle" : "", "parse-names" : false, "suffix" : "" } ], "container-title" : "Ecology", "id" : "ITEM-3", "issue" : "1", "issued" : { "date-parts" : [ [ "1977" ] ] }, "page" : "73-85", "title" : "Ecological and Nutritional Effects of Food Scarcity on a Tropical Frugivorous Bird and its Fruit Source", "type" : "article-journal", "volume" : "58" }, "uris" : [ "http://www.mendeley.com/documents/?uuid=49868f0a-a344-4f35-9f92-b3f42634502f" ] } ], "mendeley" : { "formattedCitation" : "(Foster 1977; Carnicer &lt;i&gt;et al.&lt;/i&gt; 2008; Correa &lt;i&gt;et al.&lt;/i&gt; 2014)", "plainTextFormattedCitation" : "(Foster 1977; Carnicer et al. 2008; Correa et al. 2014)", "previouslyFormattedCitation" : "(Foster 1977; Carnicer &lt;i&gt;et al.&lt;/i&gt; 2008; Correa &lt;i&gt;et al.&lt;/i&gt; 2014)" }, "properties" : { "noteIndex" : 0 }, "schema" : "https://github.com/citation-style-language/schema/raw/master/csl-citation.json" }</w:instrText>
      </w:r>
      <w:r w:rsidR="005B01AC">
        <w:fldChar w:fldCharType="separate"/>
      </w:r>
      <w:r w:rsidR="005B01AC" w:rsidRPr="00A951BC">
        <w:rPr>
          <w:noProof/>
        </w:rPr>
        <w:t xml:space="preserve">(Foster 1977; Carnicer </w:t>
      </w:r>
      <w:r w:rsidR="005B01AC" w:rsidRPr="00A951BC">
        <w:rPr>
          <w:i/>
          <w:noProof/>
        </w:rPr>
        <w:t>et al.</w:t>
      </w:r>
      <w:r w:rsidR="005B01AC" w:rsidRPr="00A951BC">
        <w:rPr>
          <w:noProof/>
        </w:rPr>
        <w:t xml:space="preserve"> 2008; Correa </w:t>
      </w:r>
      <w:r w:rsidR="005B01AC" w:rsidRPr="00A951BC">
        <w:rPr>
          <w:i/>
          <w:noProof/>
        </w:rPr>
        <w:t>et al.</w:t>
      </w:r>
      <w:r w:rsidR="005B01AC" w:rsidRPr="00A951BC">
        <w:rPr>
          <w:noProof/>
        </w:rPr>
        <w:t xml:space="preserve"> 2014)</w:t>
      </w:r>
      <w:r w:rsidR="005B01AC">
        <w:fldChar w:fldCharType="end"/>
      </w:r>
      <w:r w:rsidR="005B01AC">
        <w:t xml:space="preserve">, previous studies have </w:t>
      </w:r>
      <w:r w:rsidR="008C1491">
        <w:t>not explicitly measure</w:t>
      </w:r>
      <w:r w:rsidR="006E7CC8">
        <w:t>d</w:t>
      </w:r>
      <w:r w:rsidR="008C1491">
        <w:t xml:space="preserve"> the change in trait-matching</w:t>
      </w:r>
      <w:r w:rsidR="005B01AC">
        <w:t>, limiting our ability to predict under what conditions trait-matching is favored</w:t>
      </w:r>
      <w:r w:rsidR="007D2371">
        <w:t xml:space="preserve"> in natural systems</w:t>
      </w:r>
      <w:r w:rsidR="005B01AC">
        <w:t xml:space="preserve">. </w:t>
      </w:r>
      <w:r w:rsidR="006E7CC8">
        <w:t>E</w:t>
      </w:r>
      <w:r>
        <w:t xml:space="preserve">xperimental evidence </w:t>
      </w:r>
      <w:r w:rsidR="00425320">
        <w:t>indicates</w:t>
      </w:r>
      <w:r>
        <w:t xml:space="preserve"> that animals balance the search time needed to find well-matched resources, versus the ease of use of poorly-matched resources </w:t>
      </w:r>
      <w:r>
        <w:fldChar w:fldCharType="begin" w:fldLock="1"/>
      </w:r>
      <w:r>
        <w:instrText>ADDIN CSL_CITATION { "citationItems" : [ { "id" : "ITEM-1", "itemData" : { "DOI" : "10.1146/annurev.es.15.110184.002515", "ISSN" : "0066-4162", "abstract" : "The author reviews the various points of view concerning optimal foraging theory, to derive criteria for evaluating studies that attempt to test this theory, and to begin to judge its usefulness on the basis of studies that meet these criteria. In order to achieve these goals, it is also necessary to review both the theoretical and empirical developments that have occurred. He deals with the behavior of animals while they are foraging but not with the amount of time that animals allocate to foraging nor with when animals choose to forage. He omits consideration of the recent attempts to relate optimal foraging theory to experiments on \"matching\" and to apply it in a variety of contexts.", "author" : [ { "dropping-particle" : "", "family" : "Pyke", "given" : "Graham H.", "non-dropping-particle" : "", "parse-names" : false, "suffix" : "" } ], "container-title" : "Annual Review of Ecology and Systematics", "id" : "ITEM-1", "issued" : { "date-parts" : [ [ "1984" ] ] }, "page" : "523-575", "title" : "Optimal Foraging Theory", "type" : "article-journal", "volume" : "15" }, "uris" : [ "http://www.mendeley.com/documents/?uuid=b62dfc41-f2e3-4ff3-ab8f-52403ec79e97" ] }, { "id" : "ITEM-2", "itemData" : { "DOI" : "10.1086/284165", "ISBN" : "00030147", "ISSN" : "0003-0147", "PMID" : "17891731",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 "author" : [ { "dropping-particle" : "", "family" : "Connell", "given" : "Joseph H", "non-dropping-particle" : "", "parse-names" : false, "suffix" : "" } ], "container-title" : "The American naturalist", "id" : "ITEM-2", "issue" : "5", "issued" : { "date-parts" : [ [ "1983" ] ] }, "page" : "661-696", "title" : "On the Prevalence and Relative Importance of Interspecific Competition: Evidence from Field Experiments", "type" : "article-journal", "volume" : "122" }, "uris" : [ "http://www.mendeley.com/documents/?uuid=10d9ac3b-3e00-4c11-b157-612dc2603775" ] } ], "mendeley" : { "formattedCitation" : "(Connell 1983; Pyke 1984)", "plainTextFormattedCitation" : "(Connell 1983; Pyke 1984)", "previouslyFormattedCitation" : "(Connell 1983; Pyke 1984)" }, "properties" : { "noteIndex" : 0 }, "schema" : "https://github.com/citation-style-language/schema/raw/master/csl-citation.json" }</w:instrText>
      </w:r>
      <w:r>
        <w:fldChar w:fldCharType="separate"/>
      </w:r>
      <w:r w:rsidRPr="009C7E22">
        <w:rPr>
          <w:noProof/>
        </w:rPr>
        <w:t>(Connell 1983; Pyke 1984)</w:t>
      </w:r>
      <w:r>
        <w:fldChar w:fldCharType="end"/>
      </w:r>
      <w:r>
        <w:t xml:space="preserve">. For example, Levey (1984) found that tropical </w:t>
      </w:r>
      <w:proofErr w:type="spellStart"/>
      <w:r>
        <w:t>frugivores</w:t>
      </w:r>
      <w:proofErr w:type="spellEnd"/>
      <w:r>
        <w:t xml:space="preserve"> consumed less preferred fruits when the distance among preferred fruits was experimentally increased. In our system, the pulse of resources are distributed in distinct patches (i.e., sub-canopy trees), such that they can be dominated by relatively few individuals from aggressive species </w:t>
      </w:r>
      <w:r>
        <w:fldChar w:fldCharType="begin" w:fldLock="1"/>
      </w:r>
      <w:r w:rsidR="007D2371">
        <w:instrText>ADDIN CSL_CITATION { "citationItems" : [ { "id" : "ITEM-1", "itemData" : { "DOI" : "http://dx.doi.org/10.1650/7469", "ISBN" : "0010-5422", "ISSN" : "00105422", "abstract" : "We experimentally reduced the number of flowers of two species of Heliconia (H. caribaea and H. bihai) by 50% on territories defended by male Purple-throated Caribs (Eulampis jugularis). Following reductions, males decreased the amount of time they spent feeding on their territories and lost a significant amount of weight, but increased their time feeding and regained weight to premanipulation levels following restoration of flower abundance. Territorial males also spent less time in defense following flower reductions, in part by reducing the durations of chases of female intruders. Significantly fewer females intruded onto male territories following reductions in only 1 of 3 years: in all 3 years, significantly more females intruded onto the more rewarding H. caribaea territories. which offered a greater number of flowers per inflorescence than H. bihai territories.", "author" : [ { "dropping-particle" : "", "family" : "Temeles", "given" : "Ethan J.", "non-dropping-particle" : "", "parse-names" : false, "suffix" : "" }, { "dropping-particle" : "", "family" : "Muir", "given" : "Amanda B.", "non-dropping-particle" : "", "parse-names" : false, "suffix" : "" }, { "dropping-particle" : "", "family" : "Slutsky", "given" : "Elon B.", "non-dropping-particle" : "", "parse-names" : false, "suffix" : "" }, { "dropping-particle" : "", "family" : "Vitousek", "given" : "Maren N.", "non-dropping-particle" : "", "parse-names" : false, "suffix" : "" }, { "dropping-particle" : "", "family" : "Condor", "given" : "Source The", "non-dropping-particle" : "", "parse-names" : false, "suffix" : "" }, { "dropping-particle" : "", "family" : "Aug", "given" : "No", "non-dropping-particle" : "", "parse-names" : false, "suffix" : "" } ], "container-title" : "The Condor", "id" : "ITEM-1", "issue" : "3", "issued" : { "date-parts" : [ [ "2004" ] ] }, "page" : "691-695", "title" : "Effect of Food Reductions on Territorial Behavior of Purple-Throated Caribs", "type" : "article-journal", "volume" : "106" }, "uris" : [ "http://www.mendeley.com/documents/?uuid=5a8ab713-ed05-488b-81ae-80f0d4dfbc91" ] } ], "mendeley" : { "formattedCitation" : "(Temeles &lt;i&gt;et al.&lt;/i&gt; 2004)", "plainTextFormattedCitation" : "(Temeles et al. 2004)", "previouslyFormattedCitation" : "(Temeles &lt;i&gt;et al.&lt;/i&gt; 2004)" }, "properties" : { "noteIndex" : 0 }, "schema" : "https://github.com/citation-style-language/schema/raw/master/csl-citation.json" }</w:instrText>
      </w:r>
      <w:r>
        <w:fldChar w:fldCharType="separate"/>
      </w:r>
      <w:r w:rsidR="00DF5352" w:rsidRPr="00DF5352">
        <w:rPr>
          <w:noProof/>
        </w:rPr>
        <w:t xml:space="preserve">(Temeles </w:t>
      </w:r>
      <w:r w:rsidR="00DF5352" w:rsidRPr="00DF5352">
        <w:rPr>
          <w:i/>
          <w:noProof/>
        </w:rPr>
        <w:t>et al.</w:t>
      </w:r>
      <w:r w:rsidR="00DF5352" w:rsidRPr="00DF5352">
        <w:rPr>
          <w:noProof/>
        </w:rPr>
        <w:t xml:space="preserve"> 2004)</w:t>
      </w:r>
      <w:r>
        <w:fldChar w:fldCharType="end"/>
      </w:r>
      <w:r>
        <w:t xml:space="preserve">. If resources were uniformly distributed across a landscape, it would be impossible to defend all patches, thereby reducing competition and increasing foraging breadth </w:t>
      </w:r>
      <w:r>
        <w:fldChar w:fldCharType="begin" w:fldLock="1"/>
      </w:r>
      <w:r w:rsidR="00DF5352">
        <w:instrText>ADDIN CSL_CITATION { "citationItems" : [ { "id" : "ITEM-1", "itemData" : { "author" : [ { "dropping-particle" : "", "family" : "Macarthur", "given" : "Robert H.", "non-dropping-particle" : "", "parse-names" : false, "suffix" : "" }, { "dropping-particle" : "", "family" : "Pianka", "given" : "Eric R", "non-dropping-particle" : "", "parse-names" : false, "suffix" : "" } ], "container-title" : "American Naturalist", "id" : "ITEM-1", "issue" : "916", "issued" : { "date-parts" : [ [ "1966" ] ] }, "page" : "603-609", "title" : "On optimal use of a patchy environment", "type" : "article-journal", "volume" : "100" }, "uris" : [ "http://www.mendeley.com/documents/?uuid=e0b5a7cd-92b1-4902-aa03-a652e1d42c38" ] }, { "id" : "ITEM-2", "itemData" : { "DOI" : "10.1642/0004-8038(2005)122", "ISBN" : "0004-8038", "ISSN" : "0004-8038", "PMID" : "599", "abstract" : "High-value resources are often defended aggressively by consumers, which can alter assemblage structure and dynamics. Here, we describe a system of nectarivorous bird assemblages exploiting pockets of eucalypt woodlands that differ dramatically in flowering and provision of nectar. The behavioral dominant, the Red Wattlebird (Anthochaera curunculata), aggressively reduces the occurrence and activities of other honeyeaters of the genera Lichenostomus and Melithreptus on sites of intense flowering. The latter genera predominate in moderately flowering areas, but few honeyeaters occupy poorly flowering sites. To understand such systems, in which temporal variation in habitat quality can be great, one needs to consider not only the disparity in habitat quality among locations but also the spatial extent of habitats of different quality. Isoleg analysis is a theoretical tool developed to understand how dominant and subordinate species partition habitats as a function of their respective densities. Our results suggest that isoleg analysis needs to be developed with spatial explicitness to capture variation in extent of habitats of different qualities and consequent effects on the usefulness of aggression for domination of resources. ", "author" : [ { "dropping-particle" : "", "family" : "Nally", "given" : "Ralph", "non-dropping-particle" : "Mac", "parse-names" : false, "suffix" : "" }, { "dropping-particle" : "", "family" : "Timewell", "given" : "Christopher a R", "non-dropping-particle" : "", "parse-names" : false, "suffix" : "" } ], "container-title" : "Auk", "id" : "ITEM-2", "issue" : "4", "issued" : { "date-parts" : [ [ "2005" ] ] }, "page" : "1097-1111.", "publisher" : "BioOne", "title" : "Resource availability controls bird-assemblage composition through interspecific aggression.", "type" : "article-journal", "volume" : "122" }, "uris" : [ "http://www.mendeley.com/documents/?uuid=2dfe5f7f-b25b-447c-985a-803f27a96091" ] } ], "mendeley" : { "formattedCitation" : "(Macarthur &amp; Pianka 1966; Mac Nally &amp; Timewell 2005)", "plainTextFormattedCitation" : "(Macarthur &amp; Pianka 1966; Mac Nally &amp; Timewell 2005)", "previouslyFormattedCitation" : "(Macarthur &amp; Pianka 1966; Mac Nally &amp; Timewell 2005)" }, "properties" : { "noteIndex" : 0 }, "schema" : "https://github.com/citation-style-language/schema/raw/master/csl-citation.json" }</w:instrText>
      </w:r>
      <w:r>
        <w:fldChar w:fldCharType="separate"/>
      </w:r>
      <w:r w:rsidR="00DF5352" w:rsidRPr="00DF5352">
        <w:rPr>
          <w:noProof/>
        </w:rPr>
        <w:t>(Macarthur &amp; Pianka 1966; Mac Nally &amp; Timewell 2005)</w:t>
      </w:r>
      <w:r>
        <w:fldChar w:fldCharType="end"/>
      </w:r>
      <w:r>
        <w:t xml:space="preserve">. While the relationship between morphology and spatial patterning of tropical resources is not well known </w:t>
      </w:r>
      <w:r>
        <w:fldChar w:fldCharType="begin" w:fldLock="1"/>
      </w:r>
      <w:r>
        <w:instrText>ADDIN CSL_CITATION { "citationItems" : [ { "id" : "ITEM-1", "itemData" : { "DOI" : "10.1007/BF00052221", "ISBN" : "0042-3106", "ISSN" : "00423106", "PMID" : "9821", "abstract" : "Spatial distribution of fruit-eating birds and fruiting shrubs of the Melastomataceae and Rubiaceae were examined on a 10 ha plot in tropical lowland wet forest of Costa Rica. Many plant species and most birds exhibited considerable spatial variation in their occurrence on the plot, as indicated by the distribution patterns of shrubs with ripe fruits and captures in mist nets, respectively. In many cases, captures of fruit-eating birds were correlated with abundance of fruiting plants, particularly for species that rely heavily on fruits. In general, fruit-eating birds concentrated their use of the plot to areas rich in fruiting shrubs. This differential use of certain areas likely results in differential visitation to fruiting plants located in these areas and in a heterogeneous dissemination of seeds into the habitat.", "author" : [ { "dropping-particle" : "", "family" : "Loiselle", "given" : "Bette A.", "non-dropping-particle" : "", "parse-names" : false, "suffix" : "" }, { "dropping-particle" : "", "family" : "Blake", "given" : "John G.", "non-dropping-particle" : "", "parse-names" : false, "suffix" : "" } ], "container-title" : "Vegetatio", "id" : "ITEM-1", "issue" : "1", "issued" : { "date-parts" : [ [ "1993" ] ] }, "page" : "177-189", "title" : "Spatial distribution of understory fruit-eating birds and fruiting plants in a neotropical lowland wet forest", "type" : "article-journal", "volume" : "107-108" }, "uris" : [ "http://www.mendeley.com/documents/?uuid=21e536c9-810c-436b-afd7-5348054a9ecb" ] } ], "mendeley" : { "formattedCitation" : "(Loiselle &amp; Blake 1993)", "plainTextFormattedCitation" : "(Loiselle &amp; Blake 1993)", "previouslyFormattedCitation" : "(Loiselle &amp; Blake 1993)" }, "properties" : { "noteIndex" : 0 }, "schema" : "https://github.com/citation-style-language/schema/raw/master/csl-citation.json" }</w:instrText>
      </w:r>
      <w:r>
        <w:fldChar w:fldCharType="separate"/>
      </w:r>
      <w:r w:rsidRPr="004213D4">
        <w:rPr>
          <w:noProof/>
        </w:rPr>
        <w:t>(Loiselle &amp; Blake 1993)</w:t>
      </w:r>
      <w:r>
        <w:fldChar w:fldCharType="end"/>
      </w:r>
      <w:r>
        <w:t xml:space="preserve">, newly developed tracking technologies may clarify the energetic costs of </w:t>
      </w:r>
      <w:r>
        <w:lastRenderedPageBreak/>
        <w:t xml:space="preserve">hummingbird foraging movements in searching for well-matched resources </w:t>
      </w:r>
      <w:r>
        <w:fldChar w:fldCharType="begin" w:fldLock="1"/>
      </w:r>
      <w:r>
        <w:instrText>ADDIN CSL_CITATION { "citationItems" : [ { "id" : "ITEM-1", "itemData" : { "DOI" : "10.1098/rsbl.2008.0691", "ISBN" : "doi:10.1098/rsbl.2008.0691", "ISSN" : "1744-9561", "PMID" : "19158031", "abstract" : "Reduced pollination success, as a function of habitat loss and fragmentation, appears to be a global phenomenon. Disruption of pollinator movement is one hypothesis put forward to explain this pattern in pollen limitation. However, the small size of pollinators makes them very difficult to track; thus, knowledge of their movements is largely speculative. Using tiny radio transmitters (0.25 g), we translocated a generalist tropical 'trap-lining' hummingbird, the green hermit (Phaethornis guy), across agricultural and forested landscapes to test the hypothesis that movement is influenced by patterns of deforestation. Although, we found no difference in homing times between landscape types, return paths were on average 459+/-144 m (+/-s.e.) more direct in forested than agricultural landscapes. In addition, movement paths in agricultural landscapes contained 36+/-4 per cent more forest than the most direct route. Our findings suggest that this species can circumvent agricultural matrix to move among forest patches. Nevertheless, it is clear that movement of even a highly mobile species is strongly influenced by landscape disturbance. Maintaining landscape connectivity with forest corridors may be important for enhancing movement, and thus in facilitating pollen transfer.", "author" : [ { "dropping-particle" : "", "family" : "Hadley", "given" : "Adam S", "non-dropping-particle" : "", "parse-names" : false, "suffix" : "" }, { "dropping-particle" : "", "family" : "Betts", "given" : "Matthew G", "non-dropping-particle" : "", "parse-names" : false, "suffix" : "" } ], "container-title" : "Biology letters", "id" : "ITEM-1", "issue" : "2", "issued" : { "date-parts" : [ [ "2009", "4", "23" ] ] }, "note" : "From Duplicate 1 ( \n\n\nTropical deforestation alters hummingbird movement patterns.\n\n\n- Hadley, Adam S; Betts, Matthew G )\n\n\n\n\n\n\n\n\n\n\nFrom Duplicate 2 (Tropical deforestation alters hummingbird movement patterns. - Hadley, Adam S; Betts, Matthew G)\n\nFrom Duplicate 1 ( \n\nTropical deforestation alters hummingbird movement patterns.\n\n- Hadley, Adam S; Betts, Matthew G )\nAnd Duplicate 2 ( \n\nTropical deforestation alters hummingbird movement patterns.\n\n- Hadley, Adam S; Betts, Matthew G )\n\n\n\n\n\n\n\n\nFrom Duplicate 3 ( \n\nTropical deforestation alters hummingbird movement patterns.\n\n- Hadley, Adam S; Betts, Matthew G )\n\n\n\n\nFrom Duplicate 1 ( \n\n\nTropical deforestation alters hummingbird movement patterns.\n\n\n- Hadley, Adam S; Betts, Matthew G )\n\n\n\n\nFrom Duplicate 1 ( \n\n\nTropical deforestation alters hummingbird movement patterns.\n\n\n- Hadley, Adam S; Betts, Matthew G )\n\n", "page" : "207-10", "title" : "Tropical deforestation alters hummingbird movement patterns.", "type" : "article-journal", "volume" : "5" }, "uris" : [ "http://www.mendeley.com/documents/?uuid=754206ec-50b7-4d07-8ab7-7e50a5001c6c" ] } ], "mendeley" : { "formattedCitation" : "(Hadley &amp; Betts 2009)", "manualFormatting" : "(eg. Hadley &amp; Betts 2009)", "plainTextFormattedCitation" : "(Hadley &amp; Betts 2009)", "previouslyFormattedCitation" : "(Hadley &amp; Betts 2009)" }, "properties" : { "noteIndex" : 0 }, "schema" : "https://github.com/citation-style-language/schema/raw/master/csl-citation.json" }</w:instrText>
      </w:r>
      <w:r>
        <w:fldChar w:fldCharType="separate"/>
      </w:r>
      <w:r w:rsidRPr="00EB3F2A">
        <w:rPr>
          <w:noProof/>
        </w:rPr>
        <w:t>(</w:t>
      </w:r>
      <w:r>
        <w:rPr>
          <w:noProof/>
        </w:rPr>
        <w:t xml:space="preserve">eg. </w:t>
      </w:r>
      <w:r w:rsidRPr="00EB3F2A">
        <w:rPr>
          <w:noProof/>
        </w:rPr>
        <w:t>Hadley &amp; Betts 2009)</w:t>
      </w:r>
      <w:r>
        <w:fldChar w:fldCharType="end"/>
      </w:r>
      <w:r>
        <w:t>.</w:t>
      </w:r>
    </w:p>
    <w:p w14:paraId="08E4C45C" w14:textId="37A0A5B9" w:rsidR="00997809" w:rsidRDefault="00997809" w:rsidP="00997809">
      <w:pPr>
        <w:ind w:left="0" w:firstLine="720"/>
      </w:pPr>
      <w:r>
        <w:t xml:space="preserve"> </w:t>
      </w:r>
      <w:r w:rsidR="00721D9F">
        <w:t xml:space="preserve">The separation of species niches through trait-matching may help explain the modularity reported in many mutualistic networks </w:t>
      </w:r>
      <w:r w:rsidR="00721D9F">
        <w:fldChar w:fldCharType="begin" w:fldLock="1"/>
      </w:r>
      <w:r w:rsidR="00721D9F">
        <w:instrText>ADDIN CSL_CITATION { "citationItems" : [ { "id" : "ITEM-1", "itemData" : { "DOI" : "10.1111/j.1600-0587.2013.00201.x", "ISBN" : "09067590 (ISSN)", "ISSN" : "09067590", "abstract" : "The structure of species interaction networks is important for species coexistence, community stability and exposure of species to extinctions. Two widespread structures in ecological networks are modularity, i.e. weakly connected subgroups of species that are internally highly interlinked, and nestedness, i.e. specialist species that interact with a subset of those species with which generalist species also interact. Modularity and nestedness are often interpreted as evolutionary ecological structures that may have relevance for community persistence and resilience against perturbations, such as climate-change. Therefore, historical climatic fluctuations could influence modularity and nestedness, but this possibility remains untested. This lack of research is in sharp contrast to the considerable efforts to disentangle the role of historical climate-change and contemporary climate on species distributions, richness and community composition patterns. Here, we use a global database of pollination networks to show that historical climate-change is at least as important as contemporary climate in shaping modularity and nestedness of pollination networks. Specifically, on the mainland we found a relatively strong negative association between Quaternary climate-change and modularity, whereas nestedness was most prominent in areas having experienced high Quaternary climate-change. On islands, Quaternary climate-change had weak effects on modularity and no effects on nestedness. Hence, for both modularity and nestedness, historical climate-change has left imprints on the network structure of mainland communities, but had comparably little effect on island communities. Our findings highlight a need to integrate historical climate fluctuations into eco-evolutionary hypotheses of network structures, such as modularity and nestedness, and then test these against empirical data. We propose that historical climate-change may have left imprints in the structural organisation of species interactions in an array of systems important for maintaining biological diversity. -\ufffd 2013 The Authors", "author" : [ { "dropping-particle" : "", "family" : "Dalsgaard", "given" : "Bo", "non-dropping-particle" : "", "parse-names" : false, "suffix" : "" }, { "dropping-particle" : "", "family" : "Tr\u00f8jelsgaard", "given" : "Kristian", "non-dropping-particle" : "", "parse-names" : false, "suffix" : "" }, { "dropping-particle" : "", "family" : "Mart\u00edn Gonz\u00e1lez", "given" : "Ana M.", "non-dropping-particle" : "", "parse-names" : false, "suffix" : "" }, { "dropping-particle" : "", "family" : "Nogu\u00e9s-Bravo", "given" : "David", "non-dropping-particle" : "", "parse-names" : false, "suffix" : "" }, { "dropping-particle" : "", "family" : "Ollerton", "given" : "Jeff", "non-dropping-particle" : "", "parse-names" : false, "suffix" : "" }, { "dropping-particle" : "", "family" : "Petanidou", "given" : "Theodora", "non-dropping-particle" : "", "parse-names" : false, "suffix" : "" }, { "dropping-particle" : "", "family" : "Sandel", "given" : "Brody", "non-dropping-particle" : "", "parse-names" : false, "suffix" : "" }, { "dropping-particle" : "", "family" : "Schleuning", "given" : "Matthias", "non-dropping-particle" : "", "parse-names" : false, "suffix" : "" }, { "dropping-particle" : "", "family" : "Wang", "given" : "Zhiheng", "non-dropping-particle" : "", "parse-names" : false, "suffix" : "" }, { "dropping-particle" : "", "family" : "Rahbek", "given" : "Carsten", "non-dropping-particle" : "", "parse-names" : false, "suffix" : "" }, { "dropping-particle" : "", "family" : "Sutherland", "given" : "William J.", "non-dropping-particle" : "", "parse-names" : false, "suffix" : "" }, { "dropping-particle" : "", "family" : "Svenning", "given" : "Jens Christian", "non-dropping-particle" : "", "parse-names" : false, "suffix" : "" }, { "dropping-particle" : "", "family" : "Olesen", "given" : "Jens M.", "non-dropping-particle" : "", "parse-names" : false, "suffix" : "" } ], "container-title" : "Ecography", "id" : "ITEM-1", "issue" : "March", "issued" : { "date-parts" : [ [ "2013" ] ] }, "page" : "1331-1340", "title" : "Historical climate-change influences modularity and nestedness of pollination networks", "type" : "article-journal", "volume" : "36" }, "uris" : [ "http://www.mendeley.com/documents/?uuid=eb9bd1f3-3984-45b1-a3fe-a74fa1ef5178" ] }, { "id" : "ITEM-2", "itemData" : { "DOI" : "10.1111/geb.12355", "ISBN" : "1466-8238", "ISSN" : "1466822X", "PMID" : "18463690", "abstract" : "Abstract Aim To investigate the association between hummingbird\u2013plant network structure and species richness, phylogenetic signal on species' interaction pattern, insularity and historical and current climate. Location Fifty-four communities along a c. 10,000 km latitudinal gradient across the Americas (39\u00b0 N\u201332\u00b0 S), ranging from sea level to c. 3700 m a.s.l., located on the mainland and on islands and covering a wide range of climate regimes. Methods We measured the level of specialization and modularity in mutualistic plant\u2013hummingbird interaction networks. Using an ordinary least squares multimodel approach, we examined the influence of species richness, phylogenetic signal, insularity and current and historical climate conditions on network structure (null-model-corrected specialization and modularity). Results Phylogenetically related species, especially plants, showed a tendency to interact with a similar array of mutualistic partners. The spatial variation in network structure exhibited a constant association with species phylogeny (R2 = 0.18\u20130.19); however, network structure showed the strongest association with species richness and environmental factors (R2 = 0.20\u20130.44 and R2 = 0.32\u20130.45, respectively). Specifically, higher levels of specialization and modularity were associated with species-rich communities and communities in which closely related hummingbirds visited distinct sets of flowering species. On the mainland, specialization was also associated with warmer temperatures and greater historical temperature stability. Main conclusions Our results confirm the results of previous macroecological studies of interaction networks which have highlighted the importance of species richness and the environment in determining network structure. Additionally, for the first time, we report an association between network structure and species phylogenetic signal at a macroecological scale, indicating that high specialization and modularity are associated with high interspecific competition among closely related hummingbirds, subdividing the floral niche. This suggests a tighter co-evolutionary association between hummingbirds and their plants than in previously studied plant\u2013bird mutualistic systems.", "author" : [ { "dropping-particle" : "", "family" : "Mart\u00edn Gonz\u00e1lez", "given" : "Ana M.", "non-dropping-particle" : "", "parse-names" : false, "suffix" : "" }, { "dropping-particle" : "", "family" : "Dalsgaard", "given" : "Bo", "non-dropping-particle" : "", "parse-names" : false, "suffix" : "" }, { "dropping-particle" : "", "family" : "Nogu\u00e9s-Bravo", "given" : "David", "non-dropping-particle" : "", "parse-names" : false, "suffix" : "" }, { "dropping-particle" : "", "family" : "Graham", "given" : "Catherine H.", "non-dropping-particle" : "", "parse-names" : false, "suffix" : "" }, { "dropping-particle" : "", "family" : "Schleuning", "given" : "Matthias", "non-dropping-particle" : "", "parse-names" : false, "suffix" : "" }, { "dropping-particle" : "", "family" : "Maruyama", "given" : "Pietro K.", "non-dropping-particle" : "", "parse-names" : false, "suffix" : "" }, { "dropping-particle" : "", "family" : "Abrahamczyk", "given" : "Stefan", "non-dropping-particle" : "", "parse-names" : false, "suffix" : "" }, { "dropping-particle" : "", "family" : "Alarc\u00f3n", "given" : "Ruben", "non-dropping-particle" : "", "parse-names" : false, "suffix" : "" }, { "dropping-particle" : "", "family" : "Araujo", "given" : "Andr\u00e9a C.", "non-dropping-particle" : "", "parse-names" : false, "suffix" : "" }, { "dropping-particle" : "", "family" : "Ara\u00fajo", "given" : "Francielle P.", "non-dropping-particle" : "", "parse-names" : false, "suffix" : "" }, { "dropping-particle" : "", "family" : "Azevedo", "given" : "Severino Mendes", "non-dropping-particle" : "de", "parse-names" : false, "suffix" : "" }, { "dropping-particle" : "", "family" : "Baquero", "given" : "Andrea C.", "non-dropping-particle" : "", "parse-names" : false, "suffix" : "" }, { "dropping-particle" : "", "family" : "Cotton", "given" : "Peter a.", "non-dropping-particle" : "", "parse-names" : false, "suffix" : "" }, { "dropping-particle" : "", "family" : "Ingversen", "given" : "Tanja Toftemark", "non-dropping-particle" : "", "parse-names" : false, "suffix" : "" }, { "dropping-particle" : "", "family" : "Kohler", "given" : "Glauco", "non-dropping-particle" : "", "parse-names" : false, "suffix" : "" }, { "dropping-particle" : "", "family" : "Lara", "given" : "Carlos", "non-dropping-particle" : "", "parse-names" : false, "suffix" : "" }, { "dropping-particle" : "", "family" : "Las-Casas", "given" : "Flor Maria Guedes", "non-dropping-particle" : "", "parse-names" : false, "suffix" : "" }, { "dropping-particle" : "", "family" : "Machado", "given" : "Adriana O.", "non-dropping-particle" : "", "parse-names" : false, "suffix" : "" }, { "dropping-particle" : "", "family" : "Machado", "given" : "Caio Graco", "non-dropping-particle" : "", "parse-names" : false, "suffix" : "" }, { "dropping-particle" : "", "family" : "Maglianesi", "given" : "Mar\u00eda Alejandra", "non-dropping-particle" : "", "parse-names" : false, "suffix" : "" }, { "dropping-particle" : "", "family" : "McGuire", "given" : "Jimmy a.", "non-dropping-particle" : "", "parse-names" : false, "suffix" : "" }, { "dropping-particle" : "", "family" : "Moura", "given" : "Alan Cerqueira", "non-dropping-particle" : "", "parse-names" : false, "suffix" : "" }, { "dropping-particle" : "", "family" : "Oliveira", "given" : "Genilda M.", "non-dropping-particle" : "", "parse-names" : false, "suffix" : "" }, { "dropping-particle" : "", "family" : "Oliveira", "given" : "Paulo E.", "non-dropping-particle" : "", "parse-names" : false, "suffix" : "" }, { "dropping-particle" : "", "family" : "Ornelas", "given" : "Juan Francisco", "non-dropping-particle" : "", "parse-names" : false, "suffix" : "" }, { "dropping-particle" : "", "family" : "Rodrigues", "given" : "Licl\u00e9ia Da Cruz", "non-dropping-particle" : "", "parse-names" : false, "suffix" : "" }, { "dropping-particle" : "", "family" : "Rosero-Lasprilla", "given" : "Liliana", "non-dropping-particle" : "", "parse-names" : false, "suffix" : "" }, { "dropping-particle" : "", "family" : "Rui", "given" : "Ana M.", "non-dropping-particle" : "", "parse-names" : false, "suffix" : "" }, { "dropping-particle" : "", "family" : "Sazima", "given" : "Marlies", "non-dropping-particle" : "", "parse-names" : false, "suffix" : "" }, { "dropping-particle" : "", "family" : "Timmermann", "given" : "Allan", "non-dropping-particle" : "", "parse-names" : false, "suffix" : "" }, { "dropping-particle" : "", "family" : "Varassin", "given" : "Isabela Galarda", "non-dropping-particle" : "", "parse-names" : false, "suffix" : "" }, { "dropping-particle" : "", "family" : "Vizentin-Bugoni", "given" : "Jeferson", "non-dropping-particle" : "", "parse-names" : false, "suffix" : "" }, { "dropping-particle" : "", "family" : "Wang", "given" : "Zhiheng", "non-dropping-particle" : "", "parse-names" : false, "suffix" : "" }, { "dropping-particle" : "", "family" : "Watts", "given" : "Stella", "non-dropping-particle" : "", "parse-names" : false, "suffix" : "" }, { "dropping-particle" : "", "family" : "Rahbek", "given" : "Carsten", "non-dropping-particle" : "", "parse-names" : false, "suffix" : "" }, { "dropping-particle" : "", "family" : "Martinez", "given" : "Neo D.", "non-dropping-particle" : "", "parse-names" : false, "suffix" : "" } ], "container-title" : "Global Ecology and Biogeography", "id" : "ITEM-2", "issue" : "11", "issued" : { "date-parts" : [ [ "2015", "11" ] ] }, "page" : "1212-1224", "title" : "The macroecology of phylogenetically structured hummingbird-plant networks", "type" : "article-journal", "volume" : "24" }, "uris" : [ "http://www.mendeley.com/documents/?uuid=5ce5cd22-e744-4649-ab70-d8f72df4c6a8" ] } ], "mendeley" : { "formattedCitation" : "(Dalsgaard &lt;i&gt;et al.&lt;/i&gt; 2013; Mart\u00edn Gonz\u00e1lez &lt;i&gt;et al.&lt;/i&gt; 2015)", "plainTextFormattedCitation" : "(Dalsgaard et al. 2013; Mart\u00edn Gonz\u00e1lez et al. 2015)", "previouslyFormattedCitation" : "(Dalsgaard &lt;i&gt;et al.&lt;/i&gt; 2013; Mart\u00edn Gonz\u00e1lez &lt;i&gt;et al.&lt;/i&gt; 2015)" }, "properties" : { "noteIndex" : 0 }, "schema" : "https://github.com/citation-style-language/schema/raw/master/csl-citation.json" }</w:instrText>
      </w:r>
      <w:r w:rsidR="00721D9F">
        <w:fldChar w:fldCharType="separate"/>
      </w:r>
      <w:r w:rsidR="00721D9F" w:rsidRPr="00413F3F">
        <w:rPr>
          <w:noProof/>
        </w:rPr>
        <w:t xml:space="preserve">(Dalsgaard </w:t>
      </w:r>
      <w:r w:rsidR="00721D9F" w:rsidRPr="00413F3F">
        <w:rPr>
          <w:i/>
          <w:noProof/>
        </w:rPr>
        <w:t>et al.</w:t>
      </w:r>
      <w:r w:rsidR="00721D9F" w:rsidRPr="00413F3F">
        <w:rPr>
          <w:noProof/>
        </w:rPr>
        <w:t xml:space="preserve"> 2013; Martín González </w:t>
      </w:r>
      <w:r w:rsidR="00721D9F" w:rsidRPr="00413F3F">
        <w:rPr>
          <w:i/>
          <w:noProof/>
        </w:rPr>
        <w:t>et al.</w:t>
      </w:r>
      <w:r w:rsidR="00721D9F" w:rsidRPr="00413F3F">
        <w:rPr>
          <w:noProof/>
        </w:rPr>
        <w:t xml:space="preserve"> 2015)</w:t>
      </w:r>
      <w:r w:rsidR="00721D9F">
        <w:fldChar w:fldCharType="end"/>
      </w:r>
      <w:r w:rsidR="00721D9F">
        <w:t xml:space="preserve">. In general, strong trait-matching will lead to greater specialization and modularity within assemblages </w:t>
      </w:r>
      <w:r w:rsidR="00721D9F">
        <w:fldChar w:fldCharType="begin" w:fldLock="1"/>
      </w:r>
      <w:r w:rsidR="00DF5352">
        <w:instrText>ADDIN CSL_CITATION { "citationItems" : [ { "id" : "ITEM-1", "itemData" : { "DOI" : "10.1890/15-0830.1", "ISBN" : "1939-9170", "ISSN" : "1939-9170", "abstract" : "Mutualistic interaction networks have been shown to be structurally conserved over space and time while pairwise interactions show high variability. In such networks, modularity is the division of species into compartments, or modules, where species within modules share more interactions with each other than they do with species from other modules. Such a modular structure is common in mutualistic networks and several evolutionary and ecological mechanisms have been proposed as underlying drivers. One prominent explanation is the existence of pollination syndromes where flowers tend to attract certain pollinators as determined by a set of traits. We investigate the modularity of seven community level plant-pollinator networks sampled in rupestrian grasslands, or campos rupestres, in SE Brazil. Defining pollination systems as corresponding groups of flower syndromes and pollinator functional groups, we test the two hypotheses that (1) interacting species from the same pollination system are more often assigned to the same module than interacting species from different pollination systems and; that (2) interactions between species from the same pollination system are more consistent across space than interactions between species from different pollination systems. Specifically we ask (1) whether networks are consistently modular across space; (2) whether interactions among species of the same pollination system occur more often inside modules, compared to interactions among species of different pollination systems, and finally; (3) whether the spatial variation in interaction identity, i.e., spatial interaction rewiring, is affected by trait complementarity among species as indicated by pollination systems. We confirm that networks are consistently modular across space and that interactions within pollination systems principally occur inside modules. Despite a strong tendency, we did not find a significant effect of pollination systems on the spatial consistency of pairwise interactions. These results indicate that the spatial rewiring of interactions could be constrained by pollination systems, resulting in conserved network structures in spite of high variation in pairwise interactions. Our findings suggest a relevant role of pollination systems in structuring plant-pollinator networks and we argue that structural patterns at the sub-network level can help us to fully understand how and why interactions vary across space and time.", "author" : [ { "dropping-particle" : "", "family" : "Carstensen", "given" : "Daniel W", "non-dropping-particle" : "", "parse-names" : false, "suffix" : "" }, { "dropping-particle" : "", "family" : "Sabatino", "given" : "Malena", "non-dropping-particle" : "", "parse-names" : false, "suffix" : "" }, { "dropping-particle" : "", "family" : "Morellato", "given" : "Leonor Patricia C", "non-dropping-particle" : "", "parse-names" : false, "suffix" : "" } ], "container-title" : "Ecology", "id" : "ITEM-1", "issue" : "5", "issued" : { "date-parts" : [ [ "2016" ] ] }, "page" : "1298-1306", "title" : "Modularity, pollination systems, and interaction turnover in plant-pollinator networks across space", "type" : "article-journal", "volume" : "97" }, "uris" : [ "http://www.mendeley.com/documents/?uuid=5254d868-25fa-4205-a516-7f1c6b910e77" ] } ], "mendeley" : { "formattedCitation" : "(Carstensen, Sabatino &amp; Morellato 2016)", "plainTextFormattedCitation" : "(Carstensen, Sabatino &amp; Morellato 2016)", "previouslyFormattedCitation" : "(Carstensen, Sabatino &amp; Morellato 2016)" }, "properties" : { "noteIndex" : 0 }, "schema" : "https://github.com/citation-style-language/schema/raw/master/csl-citation.json" }</w:instrText>
      </w:r>
      <w:r w:rsidR="00721D9F">
        <w:fldChar w:fldCharType="separate"/>
      </w:r>
      <w:r w:rsidR="00637CA1" w:rsidRPr="00637CA1">
        <w:rPr>
          <w:noProof/>
        </w:rPr>
        <w:t>(Carstensen, Sabatino &amp; Morellato 2016)</w:t>
      </w:r>
      <w:r w:rsidR="00721D9F">
        <w:fldChar w:fldCharType="end"/>
      </w:r>
      <w:r w:rsidR="007D2371">
        <w:t xml:space="preserve">. </w:t>
      </w:r>
      <w:r w:rsidR="00721D9F">
        <w:t xml:space="preserve">This modularity may lead to greater isolation among hummingbird-visited plants with different floral morphology; thereby minimizing hybridization, pollen loss and competition for pollinator services </w:t>
      </w:r>
      <w:r w:rsidR="00721D9F">
        <w:fldChar w:fldCharType="begin" w:fldLock="1"/>
      </w:r>
      <w:r w:rsidR="00721D9F">
        <w:instrText>ADDIN CSL_CITATION { "citationItems" : [ { "id" : "ITEM-1", "itemData" : { "DOI" : "10.1111/j.1420-9101.2004.00729.x", "ISBN" : "1010-061X", "ISSN" : "1010061X", "PMID" : "15271088", "abstract" : "Floral phenotypes may be as much the result of selection for avoidance of some animal visitors as selection for improving the interaction with better pollinators. When specializing on hummingbird-pollination, Penstemon flowers may have evolved to improve the morphological fit between bird and flower, or to exclude less-efficient bees, or both. We hypothesized how such selection might work on four floral characters that affect the mechanics of pollen transfer: anther/stigma exsertion, presence of a lower corolla lip, width of the corolla tube, and angle of flower inclination. We surgically modified bee-pollinated P. strictus flowers changing one trait at a time to make them resemble hummingbird-pollinated P. barbatus flowers, and measured pollen transfer by bumblebees and hummingbirds. Results suggest that, apart from 'pro-bird' adaptations, specific 'anti-bee' adaptations have been important in shaping hummingbird-flowers. Moreover, some trait changes may have been selected for only if changing in concert with other traits.", "author" : [ { "dropping-particle" : "", "family" : "Castellanos", "given" : "M. C.", "non-dropping-particle" : "", "parse-names" : false, "suffix" : "" }, { "dropping-particle" : "", "family" : "Wilson", "given" : "P.", "non-dropping-particle" : "", "parse-names" : false, "suffix" : "" }, { "dropping-particle" : "", "family" : "Thomson", "given" : "J. D.", "non-dropping-particle" : "", "parse-names" : false, "suffix" : "" } ], "container-title" : "Journal of Evolutionary Biology", "id" : "ITEM-1", "issued" : { "date-parts" : [ [ "2004" ] ] }, "page" : "876-885", "title" : "'Anti-bee' and 'pro-bird' changes during the evolution of hummingbird pollination in Penstemon flowers", "type" : "article-journal", "volume" : "17" }, "uris" : [ "http://www.mendeley.com/documents/?uuid=fb352646-bbd2-4b7b-b9c9-a1978b0c91dc" ] }, { "id" : "ITEM-2", "itemData" : { "DOI" : "doi:10.1086/652473", "abstract" : "One floral characteristic associated with bat pollination (chiropterophily) is copious pollen production, a pattern we confirmed in a local comparison of hummingbird- and bat-adapted flowers from a cloud forest site in Ecuador. Previous authors have suggested that wasteful pollen transfer by bats accounted for the pattern. Here we propose and test a new hypothesis: bats select for increased pollen production because they can efficiently transfer larger amounts of pollen, which leads to a more linear male fitness gain curve for bat-pollinated plants. Flight cage experiments with artificial flowers and flowers of Aphelandra acanthus provide support for this hypothesis; in both instances, the amount of pollen delivered to stigmas by birds is not related to the amount of pollen removed from anthers on the previous visit, while the same function for bats increases linearly. Thus, increased pollen production will be linearly related to increased male reproductive success for bat flowers, while for bird flowers, increased pollen production leads to rapidly diminishing fitness returns. We speculate that fur takes up and holds more pollen than feathers, which seem to readily shed excess grains. Our gain-curve hypothesis may also explain why evolutionary shifts from bird to bat pollination seem more common than shifts in the opposite direction.", "author" : [ { "dropping-particle" : "", "family" : "Muchhala", "given" : "Nathan", "non-dropping-particle" : "", "parse-names" : false, "suffix" : "" }, { "dropping-particle" : "", "family" : "Thomson", "given" : "James\u00a0D.", "non-dropping-particle" : "", "parse-names" : false, "suffix" : "" } ], "container-title" : "The American Naturalist", "genre" : "Journal Article", "id" : "ITEM-2", "issue" : "6", "issued" : { "date-parts" : [ [ "2010" ] ] }, "language" : "English", "page" : "717-726", "title" : "Fur versus feathers: Pollen delivery by bats and hummingbirds and consequences for pollen production", "type" : "article-journal", "volume" : "175" }, "uris" : [ "http://www.mendeley.com/documents/?uuid=9e34cc85-a024-46a5-9266-1470ff01a53b" ] } ], "mendeley" : { "formattedCitation" : "(Castellanos &lt;i&gt;et al.&lt;/i&gt; 2004; Muchhala &amp; Thomson 2010)", "plainTextFormattedCitation" : "(Castellanos et al. 2004; Muchhala &amp; Thomson 2010)", "previouslyFormattedCitation" : "(Castellanos &lt;i&gt;et al.&lt;/i&gt; 2004; Muchhala &amp; Thomson 2010)" }, "properties" : { "noteIndex" : 0 }, "schema" : "https://github.com/citation-style-language/schema/raw/master/csl-citation.json" }</w:instrText>
      </w:r>
      <w:r w:rsidR="00721D9F">
        <w:fldChar w:fldCharType="separate"/>
      </w:r>
      <w:r w:rsidR="00721D9F" w:rsidRPr="003F5610">
        <w:rPr>
          <w:noProof/>
        </w:rPr>
        <w:t xml:space="preserve">(Castellanos </w:t>
      </w:r>
      <w:r w:rsidR="00721D9F" w:rsidRPr="003F5610">
        <w:rPr>
          <w:i/>
          <w:noProof/>
        </w:rPr>
        <w:t>et al.</w:t>
      </w:r>
      <w:r w:rsidR="00721D9F" w:rsidRPr="003F5610">
        <w:rPr>
          <w:noProof/>
        </w:rPr>
        <w:t xml:space="preserve"> 2004; Muchhala &amp; Thomson 2010)</w:t>
      </w:r>
      <w:r w:rsidR="00721D9F">
        <w:fldChar w:fldCharType="end"/>
      </w:r>
      <w:r w:rsidR="00721D9F">
        <w:t>.</w:t>
      </w:r>
      <w:r>
        <w:t xml:space="preserve"> </w:t>
      </w:r>
      <w:r w:rsidR="007D2371">
        <w:t>In this way, trait-matching can shape the diversity of assemblages, and the potential co-evolution of plant-pollinator interactions</w:t>
      </w:r>
      <w:r w:rsidR="00C14599">
        <w:t xml:space="preserve"> </w:t>
      </w:r>
      <w:r w:rsidR="007D2371">
        <w:fldChar w:fldCharType="begin" w:fldLock="1"/>
      </w:r>
      <w:r w:rsidR="003542EF">
        <w:instrText>ADDIN CSL_CITATION { "citationItems" : [ { "id" : "ITEM-1", "itemData" : { "DOI" : "10.1098/rspb.2009.0102", "ISSN" : "0962-8452", "PMID" : "19324745", "abstract" : "In a hypothesis that has remained controversial since its inception, Darwin suggested that long-tubed flowers and long-tongued pollinators evolved together in a coevolutionary race, with each selecting for increasing length in the other. Although the selective pressures that flowers impose on tongue length are relatively straightforward, in that longer tongues allow access to more nectar, selective pressures that pollinators impose on flower length are less clear. Here, we test for such selective pressures in the highly specialized mutualism between the nectar bat Anoura fistulata, which can extend its tongue twice as far as other nectar bats, and Centropogon nigricans, which has flowers of a similar length (8-9 cm). We used flight cage experiments to examine the effects of artificially manipulated flower lengths on (i) bat behaviour and (ii) pollen transfer. Increased length produced longer visits, but did not affect the force bats applied during visits. In the second experiment, flower length increased both the male and female components of flower function: long male flowers delivered more pollen grains and long female flowers received more pollen grains. However, pollen transfer was not correlated with visit duration, so the mechanism behind differences in pollen transfer remains unclear. By demonstrating that bats select for increasing flower length, these results are consistent with the hypothesis that A. fistulata evolved its remarkable tongue in a coevolutionary race with long-tubed flowers similar to that envisioned by Darwin.", "author" : [ { "dropping-particle" : "", "family" : "Muchhala", "given" : "Nathan", "non-dropping-particle" : "", "parse-names" : false, "suffix" : "" }, { "dropping-particle" : "", "family" : "Thomson", "given" : "James D", "non-dropping-particle" : "", "parse-names" : false, "suffix" : "" } ], "container-title" : "Proceedings of the Royal Society B: Biological Sciences", "id" : "ITEM-1", "issue" : "1665", "issued" : { "date-parts" : [ [ "2009", "6", "22" ] ] }, "page" : "2147-52", "title" : "Going to great lengths: selection for long corolla tubes in an extremely specialized bat-flower mutualism.", "type" : "article-journal", "volume" : "276" }, "uris" : [ "http://www.mendeley.com/documents/?uuid=11c55c69-03f8-44c5-9daf-e98eb4e39924" ] } ], "mendeley" : { "formattedCitation" : "(Muchhala &amp; Thomson 2009)", "plainTextFormattedCitation" : "(Muchhala &amp; Thomson 2009)", "previouslyFormattedCitation" : "(Muchhala &amp; Thomson 2009)" }, "properties" : { "noteIndex" : 0 }, "schema" : "https://github.com/citation-style-language/schema/raw/master/csl-citation.json" }</w:instrText>
      </w:r>
      <w:r w:rsidR="007D2371">
        <w:fldChar w:fldCharType="separate"/>
      </w:r>
      <w:r w:rsidR="007D2371" w:rsidRPr="007D2371">
        <w:rPr>
          <w:noProof/>
        </w:rPr>
        <w:t>(Muchhala &amp; Thomson 2009)</w:t>
      </w:r>
      <w:r w:rsidR="007D2371">
        <w:fldChar w:fldCharType="end"/>
      </w:r>
      <w:r w:rsidR="007D2371">
        <w:t>.</w:t>
      </w:r>
    </w:p>
    <w:p w14:paraId="27AB0545" w14:textId="4419631E" w:rsidR="00863D7D" w:rsidRDefault="00083624" w:rsidP="00863D7D">
      <w:pPr>
        <w:ind w:left="0" w:firstLine="720"/>
      </w:pPr>
      <w:r>
        <w:t>While t</w:t>
      </w:r>
      <w:r w:rsidR="00997809" w:rsidRPr="00C14570">
        <w:t xml:space="preserve">he potential importance of temporal change on inferring network properties </w:t>
      </w:r>
      <w:r w:rsidR="00F16850">
        <w:t xml:space="preserve">has been extensively discussed </w:t>
      </w:r>
      <w:r w:rsidR="00997809" w:rsidRPr="00C14570">
        <w:fldChar w:fldCharType="begin" w:fldLock="1"/>
      </w:r>
      <w:r w:rsidR="00997809">
        <w:instrText>ADDIN CSL_CITATION { "citationItems" : [ { "id" : "ITEM-1", "itemData" : { "author" : [ { "dropping-particle" : "", "family" : "Vazquez", "given" : "Diego P.", "non-dropping-particle" : "", "parse-names" : false, "suffix" : "" }, { "dropping-particle" : "", "family" : "Aizen", "given" : "Marcelo Adri\u00e1n", "non-dropping-particle" : "", "parse-names" : false, "suffix" : "" } ], "container-title" : "Ecology", "id" : "ITEM-1", "issue" : "5", "issued" : { "date-parts" : [ [ "2004" ] ] }, "page" : "1251-1257", "title" : "Asymmetric Specialization : a Pervasive Feature of Plant-Pollinator Interactions", "type" : "article-journal", "volume" : "85" }, "uris" : [ "http://www.mendeley.com/documents/?uuid=0aa437eb-004d-46e0-8454-ce697d70188d" ] }, { "id" : "ITEM-2", "itemData" : { "DOI" : "10.1111/oik.01719", "ISBN" : "0000000207355", "ISSN" : "16000706", "abstract" : "Community ecology is tasked with the considerable challenge of predicting the structure, and properties, of emerging ecosystems. It requires the ability to understand how and why species interact, as this will allow the development of mechanism-based predictive models, and as such to better characterize how ecological mechanisms act locally on the existence of inter-specific interactions. Here we argue that the current conceptualization of species interaction networks is ill-suited for this task. Instead, we propose that future research must start to account for the intrinsic variability of species interactions, then scale up from here onto complex networks. This can be accomplished simply by recognizing that there exists intra-specific variability, in traits or properties related to the establishment of species interactions. By shifting the scale towards population-based processes, we show that this new approach will improve our predictive ability and mechanistic understanding of how species interact over large spatial or temporal scales. \\nSynthesis\\nAlthough species interactions are the backbone of ecological communities, we have little insights on how (and why) they vary through space and time. In this article, we build on existing empirical literature to show that the same species may happen to interact in different ways when their local abundances vary, their trait distribution changes, or when the environment affects either of these factors. We discuss how these findings can be integrated in existing frameworks for the analysis and simulation of species interactions.", "author" : [ { "dropping-particle" : "", "family" : "Poisot", "given" : "Timoth??e", "non-dropping-particle" : "", "parse-names" : false, "suffix" : "" }, { "dropping-particle" : "", "family" : "Stouffer", "given" : "Daniel B.", "non-dropping-particle" : "", "parse-names" : false, "suffix" : "" }, { "dropping-particle" : "", "family" : "Gravel", "given" : "Dominique", "non-dropping-particle" : "", "parse-names" : false, "suffix" : "" } ], "container-title" : "Oikos", "id" : "ITEM-2", "issue" : "3", "issued" : { "date-parts" : [ [ "2015" ] ] }, "page" : "243-251", "title" : "Beyond species: Why ecological interaction networks vary through space and time", "type" : "article-journal", "volume" : "124" }, "uris" : [ "http://www.mendeley.com/documents/?uuid=752d18a7-3324-4efa-a349-a2e835f426c4" ] } ], "mendeley" : { "formattedCitation" : "(Vazquez &amp; Aizen 2004; Poisot &lt;i&gt;et al.&lt;/i&gt; 2015)", "manualFormatting" : "(V\u00e1zquez &amp; Aizen 2004; Poisot et al. 2015)", "plainTextFormattedCitation" : "(Vazquez &amp; Aizen 2004; Poisot et al. 2015)", "previouslyFormattedCitation" : "(Vazquez &amp; Aizen 2004; Poisot &lt;i&gt;et al.&lt;/i&gt; 2015)" }, "properties" : { "noteIndex" : 0 }, "schema" : "https://github.com/citation-style-language/schema/raw/master/csl-citation.json" }</w:instrText>
      </w:r>
      <w:r w:rsidR="00997809" w:rsidRPr="00C14570">
        <w:fldChar w:fldCharType="separate"/>
      </w:r>
      <w:r w:rsidR="00997809" w:rsidRPr="00B42CAE">
        <w:rPr>
          <w:noProof/>
        </w:rPr>
        <w:t>(V</w:t>
      </w:r>
      <w:r w:rsidR="00997809">
        <w:rPr>
          <w:noProof/>
        </w:rPr>
        <w:t>á</w:t>
      </w:r>
      <w:r w:rsidR="00997809" w:rsidRPr="00B42CAE">
        <w:rPr>
          <w:noProof/>
        </w:rPr>
        <w:t xml:space="preserve">zquez &amp; Aizen 2004; Poisot </w:t>
      </w:r>
      <w:r w:rsidR="00997809" w:rsidRPr="00B42CAE">
        <w:rPr>
          <w:i/>
          <w:noProof/>
        </w:rPr>
        <w:t>et al.</w:t>
      </w:r>
      <w:r w:rsidR="00997809" w:rsidRPr="00B42CAE">
        <w:rPr>
          <w:noProof/>
        </w:rPr>
        <w:t xml:space="preserve"> 2015)</w:t>
      </w:r>
      <w:r w:rsidR="00997809" w:rsidRPr="00C14570">
        <w:fldChar w:fldCharType="end"/>
      </w:r>
      <w:r>
        <w:t>,</w:t>
      </w:r>
      <w:r w:rsidR="00997809">
        <w:t xml:space="preserve"> </w:t>
      </w:r>
      <w:r w:rsidR="00997809" w:rsidRPr="00C14570">
        <w:t xml:space="preserve">there </w:t>
      </w:r>
      <w:r w:rsidR="00F16850">
        <w:t>have been</w:t>
      </w:r>
      <w:r w:rsidR="00997809" w:rsidRPr="00C14570">
        <w:t xml:space="preserve"> few datasets with sufficient detail to capture c</w:t>
      </w:r>
      <w:r w:rsidR="00D810F1">
        <w:t xml:space="preserve">hanges in species interactions </w:t>
      </w:r>
      <w:r w:rsidR="00997809">
        <w:t xml:space="preserve">through time </w:t>
      </w:r>
      <w:r w:rsidR="00997809">
        <w:fldChar w:fldCharType="begin" w:fldLock="1"/>
      </w:r>
      <w:r w:rsidR="00DF5352">
        <w:instrText>ADDIN CSL_CITATION { "citationItems" : [ { "id" : "ITEM-1", "itemData" : { "DOI" : "10.1111/j.1461-0248.2008.01170.x", "ISSN" : "1461023X", "PMID" : "18363716", "abstract" : "We analysed the dynamics of a plant-pollinator interaction network of a scrub community surveyed over four consecutive years. Species composition within the annual networks showed high temporal variation. Temporal dynamics were also evident in the topology of the network, as interactions among plants and pollinators did not remain constant through time. This change involved both the number and the identity of interacting partners. Strikingly, few species and interactions were consistently present in all four annual plant-pollinator networks (53% of the plant species, 21% of the pollinator species and 4.9% of the interactions). The high turnover in species-to-species interactions was mainly the effect of species turnover (c. 70% in pairwise comparisons among years), and less the effect of species flexibility to interact with new partners (c. 30%). We conclude that specialization in plant-pollinator interactions might be highly overestimated when measured over short periods of time. This is because many plant or pollinator species appear as specialists in 1 year, but tend to be generalists or to interact with different partner species when observed in other years. The high temporal plasticity in species composition and interaction identity coupled with the low variation in network structure properties (e.g. degree centralization, connectance, nestedness, average distance and network diameter) imply (i) that tight and specialized coevolution might not be as important as previously suggested and (ii) that plant-pollinator interaction networks might be less prone to detrimental effects of disturbance than previously thought. We suggest that this may be due to the opportunistic nature of plant and animal species regarding the available partner resources they depend upon at any particular time.", "author" : [ { "dropping-particle" : "", "family" : "Petanidou", "given" : "Theodora", "non-dropping-particle" : "", "parse-names" : false, "suffix" : "" }, { "dropping-particle" : "", "family" : "Kallimanis", "given" : "Athanasios S.", "non-dropping-particle" : "", "parse-names" : false, "suffix" : "" }, { "dropping-particle" : "", "family" : "Tzanopoulos", "given" : "Joseph", "non-dropping-particle" : "", "parse-names" : false, "suffix" : "" }, { "dropping-particle" : "", "family" : "Sgardelis", "given" : "Stefanos P.", "non-dropping-particle" : "", "parse-names" : false, "suffix" : "" }, { "dropping-particle" : "", "family" : "Pantis", "given" : "John D.", "non-dropping-particle" : "", "parse-names" : false, "suffix" : "" } ], "container-title" : "Ecology Letters", "id" : "ITEM-1", "issue" : "6", "issued" : { "date-parts" : [ [ "2008", "6" ] ] }, "page" : "564-575", "title" : "Long-term observation of a pollination network: fluctuation in species and interactions, relative invariance of network structure and implications for estimates of specialization", "type" : "article-journal", "volume" : "11" }, "uris" : [ "http://www.mendeley.com/documents/?uuid=97d929eb-f75e-4839-af1b-c5a9af06ce4e" ] }, { "id" : "ITEM-2", "itemData" : { "DOI" : "10.1371/journal.pone.0026455", "ISSN" : "1932-6203", "PMID" : "22125597", "abstract" : "Nature is organized into complex, dynamical networks of species and their interactions, which may influence diversity and stability. However, network research is, generally, short-term and depict ecological networks as static structures only, devoid of any dynamics. This hampers our understanding of how nature responds to larger disturbances such as changes in climate. In order to remedy this we studied the long-term (12-yrs) dynamics of a flower-visitation network, consisting of flower-visiting butterflies and their nectar plants. Global network properties, i.e. numbers of species and links, as well as connectance, were temporally stable, whereas most species and links showed a strong temporal dynamics. However, species of butterflies and plants varied bimodally in their temporal persistance: Sporadic species, being present only 1-2(-5) years, and stable species, being present (9-)11-12 years, dominated the networks. Temporal persistence and linkage level of species, i.e. number of links to other species, made up two groups of species: Specialists with a highly variable temporal persistence, and temporally stable species with a highly variable linkage level. Turnover of links of specialists was driven by species turnover, whereas turnover of links among generalists took place through rewiring, i.e. by reshuffling existing interactions. However, in spite of this strong internal dynamics of species and links the network appeared overall stable. If this global stability-local instability phenomenon is general, it is a most astonishing feature of ecological networks.", "author" : [ { "dropping-particle" : "", "family" : "Olesen", "given" : "Jens M", "non-dropping-particle" : "", "parse-names" : false, "suffix" : "" }, { "dropping-particle" : "", "family" : "Stefanescu", "given" : "Constant\u00ed", "non-dropping-particle" : "", "parse-names" : false, "suffix" : "" }, { "dropping-particle" : "", "family" : "Traveset", "given" : "Anna", "non-dropping-particle" : "", "parse-names" : false, "suffix" : "" } ], "container-title" : "PloS one", "id" : "ITEM-2", "issue" : "11", "issued" : { "date-parts" : [ [ "2011", "1" ] ] }, "page" : "e26455", "title" : "Strong, long-term temporal dynamics of an ecological network.", "type" : "article-journal", "volume" : "6" }, "uris" : [ "http://www.mendeley.com/documents/?uuid=7155a386-73f2-4761-9553-a730bdd72d4a" ] } ], "mendeley" : { "formattedCitation" : "(Petanidou &lt;i&gt;et al.&lt;/i&gt; 2008; Olesen, Stefanescu &amp; Traveset 2011)", "plainTextFormattedCitation" : "(Petanidou et al. 2008; Olesen, Stefanescu &amp; Traveset 2011)", "previouslyFormattedCitation" : "(Petanidou &lt;i&gt;et al.&lt;/i&gt; 2008; Olesen, Stefanescu &amp; Traveset 2011)" }, "properties" : { "noteIndex" : 0 }, "schema" : "https://github.com/citation-style-language/schema/raw/master/csl-citation.json" }</w:instrText>
      </w:r>
      <w:r w:rsidR="00997809">
        <w:fldChar w:fldCharType="separate"/>
      </w:r>
      <w:r w:rsidR="00637CA1" w:rsidRPr="00637CA1">
        <w:rPr>
          <w:noProof/>
        </w:rPr>
        <w:t xml:space="preserve">(Petanidou </w:t>
      </w:r>
      <w:r w:rsidR="00637CA1" w:rsidRPr="00637CA1">
        <w:rPr>
          <w:i/>
          <w:noProof/>
        </w:rPr>
        <w:t>et al.</w:t>
      </w:r>
      <w:r w:rsidR="00637CA1" w:rsidRPr="00637CA1">
        <w:rPr>
          <w:noProof/>
        </w:rPr>
        <w:t xml:space="preserve"> 2008; Olesen, Stefanescu &amp; Traveset 2011)</w:t>
      </w:r>
      <w:r w:rsidR="00997809">
        <w:fldChar w:fldCharType="end"/>
      </w:r>
      <w:r w:rsidR="00997809">
        <w:t xml:space="preserve">. We used time-lapse cameras, computer vision and a hierarchical Bayesian approach to </w:t>
      </w:r>
      <w:r w:rsidR="00A653E6">
        <w:t xml:space="preserve">increase sampling and </w:t>
      </w:r>
      <w:r w:rsidR="00997809">
        <w:t xml:space="preserve">differentiate the uncertainty in detecting an interaction from the underlying probability of interaction among network partners </w:t>
      </w:r>
      <w:r w:rsidR="00997809">
        <w:fldChar w:fldCharType="begin" w:fldLock="1"/>
      </w:r>
      <w:r w:rsidR="00997809">
        <w:instrText>ADDIN CSL_CITATION { "citationItems" : [ { "id" : "ITEM-1", "itemData" : { "DOI" : "10.1371/journal.pone.0069200", "ISBN" : "1932-6203", "ISSN" : "19326203", "PMID" : "23840909", "abstract" : "&lt;p&gt;The analysis of mutualistic networks has become a central tool in answering theoretical and applied questions regarding our understanding of ecological processes. Significant gaps in knowledge do however need to be bridged in order to effectively and accurately be able to describe networks. Main concern are the incorporation of species level information, accounting for sampling limitations and understanding linkage rules. Here I propose a simple method to combine plant pollinator effort-limited sampling with information about plant community to gain understanding of what drives linkage rules, while accounting for possible undetected linkages. I use hierarchical models to estimate the probability of detection of each plant-pollinator interaction in 12 Mediterranean plant-pollinator networks. As it is possible to incorporate plant traits as co-variables in the models, this method has the potential to be used for predictive purposes, such as identifying undetected links among existing species, as well as potential interactions with new plant species. Results show that pollinator detectability is very skewed and usually low. Nevertheless, 84% of the models are enhanced by the inclusion of co-variables, with flower abundance and inflorescence type being the most commonly retained co-variables. The predicted networks increase network Connectance by 13%, but not Nestedness, which is known to be robust to sampling effects. However, 46% of the pollinator interactions in the studied networks comprised a single observation and hence could not be modeled. The hierarchical modeling approach suggested here is highly flexible and can be used on binary or frequency networks, accommodate different observers or include collection day weather variables as confounding factors. An R script is provided for a rapid adoption of this method.&lt;/p&gt;", "author" : [ { "dropping-particle" : "", "family" : "Bartomeus", "given" : "Ignasi", "non-dropping-particle" : "", "parse-names" : false, "suffix" : "" } ], "container-title" : "PLoS ONE", "id" : "ITEM-1", "issue" : "7", "issued" : { "date-parts" : [ [ "2013" ] ] }, "page" : "1-8", "title" : "Understanding Linkage Rules in Plant-Pollinator Networks by Using Hierarchical Models That Incorporate Pollinator Detectability and Plant Traits", "type" : "article-journal", "volume" : "8" }, "uris" : [ "http://www.mendeley.com/documents/?uuid=72f062ce-9ab5-4371-bf65-d3a244a3353e" ] } ], "mendeley" : { "formattedCitation" : "(Bartomeus 2013)", "plainTextFormattedCitation" : "(Bartomeus 2013)", "previouslyFormattedCitation" : "(Bartomeus 2013)" }, "properties" : { "noteIndex" : 0 }, "schema" : "https://github.com/citation-style-language/schema/raw/master/csl-citation.json" }</w:instrText>
      </w:r>
      <w:r w:rsidR="00997809">
        <w:fldChar w:fldCharType="separate"/>
      </w:r>
      <w:r w:rsidR="00997809" w:rsidRPr="00142292">
        <w:rPr>
          <w:noProof/>
        </w:rPr>
        <w:t>(Bartomeus 2013)</w:t>
      </w:r>
      <w:r w:rsidR="00997809">
        <w:fldChar w:fldCharType="end"/>
      </w:r>
      <w:r w:rsidR="00997809">
        <w:t>.</w:t>
      </w:r>
      <w:r w:rsidR="00863D7D">
        <w:t xml:space="preserve"> Within our dataset, we saw species specific trait-matching relationships and changes through time. Given the idiosyncratic results for individual species, methodological approaches that use aggregated interaction matrices may overlook species-level complexity in network partners </w:t>
      </w:r>
      <w:r w:rsidR="00863D7D">
        <w:fldChar w:fldCharType="begin" w:fldLock="1"/>
      </w:r>
      <w:r w:rsidR="00863D7D">
        <w:instrText>ADDIN CSL_CITATION { "citationItems" : [ { "id" : "ITEM-1", "itemData" : { "DOI" : "10.1890/15-0830.1", "ISBN" : "1939-9170", "ISSN" : "1939-9170", "abstract" : "Mutualistic interaction networks have been shown to be structurally conserved over space and time while pairwise interactions show high variability. In such networks, modularity is the division of species into compartments, or modules, where species within modules share more interactions with each other than they do with species from other modules. Such a modular structure is common in mutualistic networks and several evolutionary and ecological mechanisms have been proposed as underlying drivers. One prominent explanation is the existence of pollination syndromes where flowers tend to attract certain pollinators as determined by a set of traits. We investigate the modularity of seven community level plant-pollinator networks sampled in rupestrian grasslands, or campos rupestres, in SE Brazil. Defining pollination systems as corresponding groups of flower syndromes and pollinator functional groups, we test the two hypotheses that (1) interacting species from the same pollination system are more often assigned to the same module than interacting species from different pollination systems and; that (2) interactions between species from the same pollination system are more consistent across space than interactions between species from different pollination systems. Specifically we ask (1) whether networks are consistently modular across space; (2) whether interactions among species of the same pollination system occur more often inside modules, compared to interactions among species of different pollination systems, and finally; (3) whether the spatial variation in interaction identity, i.e., spatial interaction rewiring, is affected by trait complementarity among species as indicated by pollination systems. We confirm that networks are consistently modular across space and that interactions within pollination systems principally occur inside modules. Despite a strong tendency, we did not find a significant effect of pollination systems on the spatial consistency of pairwise interactions. These results indicate that the spatial rewiring of interactions could be constrained by pollination systems, resulting in conserved network structures in spite of high variation in pairwise interactions. Our findings suggest a relevant role of pollination systems in structuring plant-pollinator networks and we argue that structural patterns at the sub-network level can help us to fully understand how and why interactions vary across space and time.", "author" : [ { "dropping-particle" : "", "family" : "Carstensen", "given" : "Daniel W", "non-dropping-particle" : "", "parse-names" : false, "suffix" : "" }, { "dropping-particle" : "", "family" : "Sabatino", "given" : "Malena", "non-dropping-particle" : "", "parse-names" : false, "suffix" : "" }, { "dropping-particle" : "", "family" : "Morellato", "given" : "Leonor Patricia C", "non-dropping-particle" : "", "parse-names" : false, "suffix" : "" } ], "container-title" : "Ecology", "id" : "ITEM-1", "issue" : "5", "issued" : { "date-parts" : [ [ "2016" ] ] }, "page" : "1298-1306", "title" : "Modularity, pollination systems, and interaction turnover in plant-pollinator networks across space", "type" : "article-journal", "volume" : "97" }, "uris" : [ "http://www.mendeley.com/documents/?uuid=5254d868-25fa-4205-a516-7f1c6b910e77" ] }, { "id" : "ITEM-2", "itemData" : { "DOI" : "10.1111/oik.01439", "ISSN" : "00301299", "author" : [ { "dropping-particle" : "", "family" : "Olito", "given" : "Colin", "non-dropping-particle" : "", "parse-names" : false, "suffix" : "" }, { "dropping-particle" : "", "family" : "Fox", "given" : "Jeremy W.", "non-dropping-particle" : "", "parse-names" : false, "suffix" : "" } ], "container-title" : "Oikos", "id" : "ITEM-2", "issue" : "June 2014", "issued" : { "date-parts" : [ [ "2015" ] ] }, "page" : "428-436", "title" : "Species traits and abundances predict metrics of plant-pollinator network structure, but not pairwise interactions", "type" : "article-journal", "volume" : "124" }, "uris" : [ "http://www.mendeley.com/documents/?uuid=04bd0248-e9a4-4327-8e79-680f43657c74" ] } ], "mendeley" : { "formattedCitation" : "(Olito &amp; Fox 2015; Carstensen &lt;i&gt;et al.&lt;/i&gt; 2016)", "plainTextFormattedCitation" : "(Olito &amp; Fox 2015; Carstensen et al. 2016)", "previouslyFormattedCitation" : "(Olito &amp; Fox 2015; Carstensen &lt;i&gt;et al.&lt;/i&gt; 2016)" }, "properties" : { "noteIndex" : 0 }, "schema" : "https://github.com/citation-style-language/schema/raw/master/csl-citation.json" }</w:instrText>
      </w:r>
      <w:r w:rsidR="00863D7D">
        <w:fldChar w:fldCharType="separate"/>
      </w:r>
      <w:r w:rsidR="00863D7D" w:rsidRPr="009B3C76">
        <w:rPr>
          <w:noProof/>
        </w:rPr>
        <w:t xml:space="preserve">(Olito &amp; Fox 2015; Carstensen </w:t>
      </w:r>
      <w:r w:rsidR="00863D7D" w:rsidRPr="009B3C76">
        <w:rPr>
          <w:i/>
          <w:noProof/>
        </w:rPr>
        <w:t>et al.</w:t>
      </w:r>
      <w:r w:rsidR="00863D7D" w:rsidRPr="009B3C76">
        <w:rPr>
          <w:noProof/>
        </w:rPr>
        <w:t xml:space="preserve"> 2016)</w:t>
      </w:r>
      <w:r w:rsidR="00863D7D">
        <w:fldChar w:fldCharType="end"/>
      </w:r>
      <w:r w:rsidR="00863D7D">
        <w:t>.</w:t>
      </w:r>
      <w:r w:rsidR="00997809">
        <w:t xml:space="preserve"> </w:t>
      </w:r>
    </w:p>
    <w:p w14:paraId="722FEE02" w14:textId="7E09DFC0" w:rsidR="00997809" w:rsidRDefault="00997809" w:rsidP="00997809">
      <w:pPr>
        <w:ind w:left="0" w:firstLine="720"/>
      </w:pPr>
      <w:r>
        <w:t xml:space="preserve">To further the study of trait-matching, we need </w:t>
      </w:r>
      <w:r w:rsidR="00E31571">
        <w:t>broader-scale</w:t>
      </w:r>
      <w:r>
        <w:t xml:space="preserve"> </w:t>
      </w:r>
      <w:r w:rsidR="001F76BC">
        <w:t>studies</w:t>
      </w:r>
      <w:r>
        <w:t xml:space="preserve"> across evolutionary lineages, species richness and community composition </w:t>
      </w:r>
      <w:r>
        <w:fldChar w:fldCharType="begin" w:fldLock="1"/>
      </w:r>
      <w:r>
        <w:instrText>ADDIN CSL_CITATION { "citationItems" : [ { "id" : "ITEM-1", "itemData" : { "DOI" : "10.1111/oik.01719", "ISBN" : "0000000207355", "ISSN" : "16000706", "abstract" : "Community ecology is tasked with the considerable challenge of predicting the structure, and properties, of emerging ecosystems. It requires the ability to understand how and why species interact, as this will allow the development of mechanism-based predictive models, and as such to better characterize how ecological mechanisms act locally on the existence of inter-specific interactions. Here we argue that the current conceptualization of species interaction networks is ill-suited for this task. Instead, we propose that future research must start to account for the intrinsic variability of species interactions, then scale up from here onto complex networks. This can be accomplished simply by recognizing that there exists intra-specific variability, in traits or properties related to the establishment of species interactions. By shifting the scale towards population-based processes, we show that this new approach will improve our predictive ability and mechanistic understanding of how species interact over large spatial or temporal scales. \\nSynthesis\\nAlthough species interactions are the backbone of ecological communities, we have little insights on how (and why) they vary through space and time. In this article, we build on existing empirical literature to show that the same species may happen to interact in different ways when their local abundances vary, their trait distribution changes, or when the environment affects either of these factors. We discuss how these findings can be integrated in existing frameworks for the analysis and simulation of species interactions.", "author" : [ { "dropping-particle" : "", "family" : "Poisot", "given" : "Timoth??e", "non-dropping-particle" : "", "parse-names" : false, "suffix" : "" }, { "dropping-particle" : "", "family" : "Stouffer", "given" : "Daniel B.", "non-dropping-particle" : "", "parse-names" : false, "suffix" : "" }, { "dropping-particle" : "", "family" : "Gravel", "given" : "Dominique", "non-dropping-particle" : "", "parse-names" : false, "suffix" : "" } ], "container-title" : "Oikos", "id" : "ITEM-1", "issue" : "3", "issued" : { "date-parts" : [ [ "2015" ] ] }, "page" : "243-251", "title" : "Beyond species: Why ecological interaction networks vary through space and time", "type" : "article-journal", "volume" : "124" }, "uris" : [ "http://www.mendeley.com/documents/?uuid=752d18a7-3324-4efa-a349-a2e835f426c4" ] }, { "id" : "ITEM-2", "itemData" : { "DOI" : "10.1111/j.1600-0587.2013.00201.x", "ISBN" : "09067590 (ISSN)", "ISSN" : "09067590", "abstract" : "The structure of species interaction networks is important for species coexistence, community stability and exposure of species to extinctions. Two widespread structures in ecological networks are modularity, i.e. weakly connected subgroups of species that are internally highly interlinked, and nestedness, i.e. specialist species that interact with a subset of those species with which generalist species also interact. Modularity and nestedness are often interpreted as evolutionary ecological structures that may have relevance for community persistence and resilience against perturbations, such as climate-change. Therefore, historical climatic fluctuations could influence modularity and nestedness, but this possibility remains untested. This lack of research is in sharp contrast to the considerable efforts to disentangle the role of historical climate-change and contemporary climate on species distributions, richness and community composition patterns. Here, we use a global database of pollination networks to show that historical climate-change is at least as important as contemporary climate in shaping modularity and nestedness of pollination networks. Specifically, on the mainland we found a relatively strong negative association between Quaternary climate-change and modularity, whereas nestedness was most prominent in areas having experienced high Quaternary climate-change. On islands, Quaternary climate-change had weak effects on modularity and no effects on nestedness. Hence, for both modularity and nestedness, historical climate-change has left imprints on the network structure of mainland communities, but had comparably little effect on island communities. Our findings highlight a need to integrate historical climate fluctuations into eco-evolutionary hypotheses of network structures, such as modularity and nestedness, and then test these against empirical data. We propose that historical climate-change may have left imprints in the structural organisation of species interactions in an array of systems important for maintaining biological diversity. -\ufffd 2013 The Authors", "author" : [ { "dropping-particle" : "", "family" : "Dalsgaard", "given" : "Bo", "non-dropping-particle" : "", "parse-names" : false, "suffix" : "" }, { "dropping-particle" : "", "family" : "Tr\u00f8jelsgaard", "given" : "Kristian", "non-dropping-particle" : "", "parse-names" : false, "suffix" : "" }, { "dropping-particle" : "", "family" : "Mart\u00edn Gonz\u00e1lez", "given" : "Ana M.", "non-dropping-particle" : "", "parse-names" : false, "suffix" : "" }, { "dropping-particle" : "", "family" : "Nogu\u00e9s-Bravo", "given" : "David", "non-dropping-particle" : "", "parse-names" : false, "suffix" : "" }, { "dropping-particle" : "", "family" : "Ollerton", "given" : "Jeff", "non-dropping-particle" : "", "parse-names" : false, "suffix" : "" }, { "dropping-particle" : "", "family" : "Petanidou", "given" : "Theodora", "non-dropping-particle" : "", "parse-names" : false, "suffix" : "" }, { "dropping-particle" : "", "family" : "Sandel", "given" : "Brody", "non-dropping-particle" : "", "parse-names" : false, "suffix" : "" }, { "dropping-particle" : "", "family" : "Schleuning", "given" : "Matthias", "non-dropping-particle" : "", "parse-names" : false, "suffix" : "" }, { "dropping-particle" : "", "family" : "Wang", "given" : "Zhiheng", "non-dropping-particle" : "", "parse-names" : false, "suffix" : "" }, { "dropping-particle" : "", "family" : "Rahbek", "given" : "Carsten", "non-dropping-particle" : "", "parse-names" : false, "suffix" : "" }, { "dropping-particle" : "", "family" : "Sutherland", "given" : "William J.", "non-dropping-particle" : "", "parse-names" : false, "suffix" : "" }, { "dropping-particle" : "", "family" : "Svenning", "given" : "Jens Christian", "non-dropping-particle" : "", "parse-names" : false, "suffix" : "" }, { "dropping-particle" : "", "family" : "Olesen", "given" : "Jens M.", "non-dropping-particle" : "", "parse-names" : false, "suffix" : "" } ], "container-title" : "Ecography", "id" : "ITEM-2", "issue" : "March", "issued" : { "date-parts" : [ [ "2013" ] ] }, "page" : "1331-1340", "title" : "Historical climate-change influences modularity and nestedness of pollination networks", "type" : "article-journal", "volume" : "36" }, "uris" : [ "http://www.mendeley.com/documents/?uuid=eb9bd1f3-3984-45b1-a3fe-a74fa1ef5178" ] } ], "mendeley" : { "formattedCitation" : "(Dalsgaard &lt;i&gt;et al.&lt;/i&gt; 2013; Poisot &lt;i&gt;et al.&lt;/i&gt; 2015)", "plainTextFormattedCitation" : "(Dalsgaard et al. 2013; Poisot et al. 2015)", "previouslyFormattedCitation" : "(Dalsgaard &lt;i&gt;et al.&lt;/i&gt; 2013; Poisot &lt;i&gt;et al.&lt;/i&gt; 2015)" }, "properties" : { "noteIndex" : 0 }, "schema" : "https://github.com/citation-style-language/schema/raw/master/csl-citation.json" }</w:instrText>
      </w:r>
      <w:r>
        <w:fldChar w:fldCharType="separate"/>
      </w:r>
      <w:r w:rsidRPr="00B74C45">
        <w:rPr>
          <w:noProof/>
        </w:rPr>
        <w:t xml:space="preserve">(Dalsgaard </w:t>
      </w:r>
      <w:r w:rsidRPr="00B74C45">
        <w:rPr>
          <w:i/>
          <w:noProof/>
        </w:rPr>
        <w:t>et al.</w:t>
      </w:r>
      <w:r w:rsidRPr="00B74C45">
        <w:rPr>
          <w:noProof/>
        </w:rPr>
        <w:t xml:space="preserve"> 2013; Poisot </w:t>
      </w:r>
      <w:r w:rsidRPr="00B74C45">
        <w:rPr>
          <w:i/>
          <w:noProof/>
        </w:rPr>
        <w:t>et al.</w:t>
      </w:r>
      <w:r w:rsidRPr="00B74C45">
        <w:rPr>
          <w:noProof/>
        </w:rPr>
        <w:t xml:space="preserve"> </w:t>
      </w:r>
      <w:r w:rsidRPr="00B74C45">
        <w:rPr>
          <w:noProof/>
        </w:rPr>
        <w:lastRenderedPageBreak/>
        <w:t>2015)</w:t>
      </w:r>
      <w:r>
        <w:fldChar w:fldCharType="end"/>
      </w:r>
      <w:r>
        <w:t xml:space="preserve">. </w:t>
      </w:r>
      <w:r w:rsidR="00824DA0">
        <w:t>There may be reduced trait-matching in y</w:t>
      </w:r>
      <w:r>
        <w:t>oung assemblages</w:t>
      </w:r>
      <w:r w:rsidR="00824DA0">
        <w:t xml:space="preserve">, </w:t>
      </w:r>
      <w:r>
        <w:t>due to insufficient time</w:t>
      </w:r>
      <w:r w:rsidR="00824DA0">
        <w:t xml:space="preserve"> for such adaptations to evolve</w:t>
      </w:r>
      <w:r w:rsidR="00FC7767">
        <w:t>,</w:t>
      </w:r>
      <w:r w:rsidR="00824DA0">
        <w:t xml:space="preserve"> or</w:t>
      </w:r>
      <w:r w:rsidR="00FC7767">
        <w:t xml:space="preserve"> in</w:t>
      </w:r>
      <w:r w:rsidR="00824DA0">
        <w:t xml:space="preserve"> species poor</w:t>
      </w:r>
      <w:r>
        <w:t xml:space="preserve"> </w:t>
      </w:r>
      <w:r w:rsidR="00824DA0">
        <w:t xml:space="preserve">assemblages, due to reduced </w:t>
      </w:r>
      <w:r>
        <w:t xml:space="preserve">competitive pressure on the efficiency of resource extraction </w:t>
      </w:r>
      <w:r>
        <w:fldChar w:fldCharType="begin" w:fldLock="1"/>
      </w:r>
      <w:r w:rsidR="00DF5352">
        <w:instrText>ADDIN CSL_CITATION { "citationItems" : [ { "id" : "ITEM-1", "itemData" : { "DOI" : "10.1086/592998", "ISBN" : "0003-0147", "ISSN" : "0003-0147", "PMID" : "18950275", "author" : [ { "dropping-particle" : "", "family" : "Costa", "given" : "Gabriel\u00a0C.", "non-dropping-particle" : "", "parse-names" : false, "suffix" : "" }, { "dropping-particle" : "", "family" : "Mesquita", "given" : "Daniel\u00a0O.", "non-dropping-particle" : "", "parse-names" : false, "suffix" : "" }, { "dropping-particle" : "", "family" : "Colli", "given" : "Guarino\u00a0R.", "non-dropping-particle" : "", "parse-names" : false, "suffix" : "" }, { "dropping-particle" : "", "family" : "Vitt", "given" : "Laurie\u00a0J.", "non-dropping-particle" : "", "parse-names" : false, "suffix" : "" } ], "container-title" : "The American Naturalist", "id" : "ITEM-1", "issue" : "6", "issued" : { "date-parts" : [ [ "2008" ] ] }, "page" : "868-877", "title" : "Niche Expansion and the Niche Variation Hypothesis: Does the Degree of Individual Variation Increase in Depauperate Assemblages?", "type" : "article-journal", "volume" : "172" }, "uris" : [ "http://www.mendeley.com/documents/?uuid=21db4202-4e52-48e8-a64d-e690120eab78" ] }, { "id" : "ITEM-2", "itemData" : { "DOI" : "10.2307/1934090", "ISBN" : "0012-9658", "ISSN" : "00129658", "abstract" : "\u0010Abstract. \u0011This paper analyzes factors determining the extent of density compensation on\\nislands: i.e., is the summed population density of individuals of all species on islands equal\\nto the summed mainland density as a result of niche expansions and higher abundances of\\nisland species compensating for the absence of many mainland species? In addition, a method\\nis described for estimating bird population densities based on analysis of the time dependence\\nof ~nist-netting yields. Puercos Island in the Pearl Archipelago off Panama has less than onethird\\nas many resident bird species as comparable mainland habitats. Analysis of the Pearl\\navifauna suggests that about one-quarter of the island species may be relicts of the Pleistocene\\nland bridge and that the remainder are subsequent over-water colonists. The successful colonists\\nare a highly nonrandom sample of the mainland avifauna in such respects as family\\ncomposition, social structure, and second-growth habitat origin. Song-based censuses and\\nanalysis of mist-netting show that Puercos has a slightly higher density of individuals than\\nthe mainland. Niche shifts between islands and mainland, or among different islands, include\\nhabitat expansions, wider ranges of vertical foraging strata, abundance increases, checkerboard\\ndistribution patterns, and decreased morphological variability. Comparison of the present\\nstudy with other studies shows that summed population densities on islands may be higher\\nthan, comparable to. or less than mainland levels, depending upon the particular island,\\nhabitat, and group of animals studied. Among factors affecting the extent of density compensation\\non islands are the replacement of missing mainland species by island colonists less\\nappropriate to the vacated habitat, tending to lower island densities; and underrepresentation\\nof large species on islands, tending to increase island population densities for a given bion~ass.\u0015\\n\u0017", "author" : [ { "dropping-particle" : "", "family" : "MacArthur", "given" : "Robert H", "non-dropping-particle" : "", "parse-names" : false, "suffix" : "" }, { "dropping-particle" : "", "family" : "Diamond", "given" : "Jared M", "non-dropping-particle" : "", "parse-names" : false, "suffix" : "" }, { "dropping-particle" : "", "family" : "Karr", "given" : "James R", "non-dropping-particle" : "", "parse-names" : false, "suffix" : "" } ], "container-title" : "Ecology", "id" : "ITEM-2", "issue" : "2", "issued" : { "date-parts" : [ [ "1972" ] ] }, "page" : "330-342", "title" : "Density Compensation in Island Faunas", "type" : "article-journal", "volume" : "53" }, "uris" : [ "http://www.mendeley.com/documents/?uuid=707a825f-0648-486c-b0ae-21dfb21c3bca" ] } ], "mendeley" : { "formattedCitation" : "(MacArthur, Diamond &amp; Karr 1972; Costa &lt;i&gt;et al.&lt;/i&gt; 2008)", "plainTextFormattedCitation" : "(MacArthur, Diamond &amp; Karr 1972; Costa et al. 2008)", "previouslyFormattedCitation" : "(MacArthur, Diamond &amp; Karr 1972; Costa &lt;i&gt;et al.&lt;/i&gt; 2008)" }, "properties" : { "noteIndex" : 0 }, "schema" : "https://github.com/citation-style-language/schema/raw/master/csl-citation.json" }</w:instrText>
      </w:r>
      <w:r>
        <w:fldChar w:fldCharType="separate"/>
      </w:r>
      <w:r w:rsidR="00637CA1" w:rsidRPr="00637CA1">
        <w:rPr>
          <w:noProof/>
        </w:rPr>
        <w:t xml:space="preserve">(MacArthur, Diamond &amp; Karr 1972; Costa </w:t>
      </w:r>
      <w:r w:rsidR="00637CA1" w:rsidRPr="00637CA1">
        <w:rPr>
          <w:i/>
          <w:noProof/>
        </w:rPr>
        <w:t>et al.</w:t>
      </w:r>
      <w:r w:rsidR="00637CA1" w:rsidRPr="00637CA1">
        <w:rPr>
          <w:noProof/>
        </w:rPr>
        <w:t xml:space="preserve"> 2008)</w:t>
      </w:r>
      <w:r>
        <w:fldChar w:fldCharType="end"/>
      </w:r>
      <w:r>
        <w:t xml:space="preserve">. For example, Dalsgaard </w:t>
      </w:r>
      <w:r>
        <w:rPr>
          <w:i/>
        </w:rPr>
        <w:t>et al.</w:t>
      </w:r>
      <w:r>
        <w:t xml:space="preserve"> (2016) suggested that the</w:t>
      </w:r>
      <w:r w:rsidR="00B17C2F">
        <w:t xml:space="preserve"> </w:t>
      </w:r>
      <w:proofErr w:type="spellStart"/>
      <w:r w:rsidR="00B17C2F">
        <w:t>depauperate</w:t>
      </w:r>
      <w:proofErr w:type="spellEnd"/>
      <w:r w:rsidR="00B17C2F">
        <w:t xml:space="preserve"> hummingbird community </w:t>
      </w:r>
      <w:r w:rsidR="006E7CC8">
        <w:t xml:space="preserve">on Cuba </w:t>
      </w:r>
      <w:r w:rsidR="00B17C2F">
        <w:t>has led to the unusual</w:t>
      </w:r>
      <w:r>
        <w:t xml:space="preserve"> diversity of nectar-feeding avifauna</w:t>
      </w:r>
      <w:r w:rsidR="006E7CC8">
        <w:t>.</w:t>
      </w:r>
      <w:r w:rsidR="008D7890">
        <w:t xml:space="preserve"> </w:t>
      </w:r>
      <w:r>
        <w:t xml:space="preserve">This pattern may relate to the density of trait space within assemblages, such that in areas of </w:t>
      </w:r>
      <w:r w:rsidR="003542EF">
        <w:t>low</w:t>
      </w:r>
      <w:r>
        <w:t xml:space="preserve"> functional </w:t>
      </w:r>
      <w:r w:rsidR="003542EF">
        <w:t>density</w:t>
      </w:r>
      <w:r>
        <w:t xml:space="preserve">, there is </w:t>
      </w:r>
      <w:r w:rsidR="003542EF">
        <w:t>weaker pressure on</w:t>
      </w:r>
      <w:r>
        <w:t xml:space="preserve"> trait-matching</w:t>
      </w:r>
      <w:r w:rsidR="003542EF">
        <w:t xml:space="preserve"> </w:t>
      </w:r>
      <w:r w:rsidR="003542EF">
        <w:fldChar w:fldCharType="begin" w:fldLock="1"/>
      </w:r>
      <w:r w:rsidR="003542EF">
        <w:instrText>ADDIN CSL_CITATION { "citationItems" : [ { "id" : "ITEM-1", "itemData" : { "DOI" : "10.16034/j.cnki.10-1318/c.2015.01.012", "ISBN" : "1365-2435", "ISSN" : "02698463", "author" : [ { "dropping-particle" : "", "family" : "Bartomeus", "given" : "I", "non-dropping-particle" : "", "parse-names" : false, "suffix" : "" }, { "dropping-particle" : "", "family" : "Gravel", "given" : "D", "non-dropping-particle" : "", "parse-names" : false, "suffix" : "" }, { "dropping-particle" : "", "family" : "Tylianakis", "given" : "Jason M.", "non-dropping-particle" : "", "parse-names" : false, "suffix" : "" }, { "dropping-particle" : "", "family" : "Aizen", "given" : "MA", "non-dropping-particle" : "", "parse-names" : false, "suffix" : "" }, { "dropping-particle" : "", "family" : "Dickie", "given" : "IA", "non-dropping-particle" : "", "parse-names" : false, "suffix" : "" }, { "dropping-particle" : "", "family" : "Bernard-Verdier", "given" : "M", "non-dropping-particle" : "", "parse-names" : false, "suffix" : "" } ], "container-title" : "Functional Ecology", "id" : "ITEM-1", "issued" : { "date-parts" : [ [ "2016" ] ] }, "page" : "1-40", "title" : "A common framework for identifying rules across different types of interactions", "type" : "article-journal", "volume" : "10" }, "uris" : [ "http://www.mendeley.com/documents/?uuid=58032886-7959-4811-9986-65859c64759e" ] } ], "mendeley" : { "formattedCitation" : "(Bartomeus &lt;i&gt;et al.&lt;/i&gt; 2016)", "plainTextFormattedCitation" : "(Bartomeus et al. 2016)" }, "properties" : { "noteIndex" : 0 }, "schema" : "https://github.com/citation-style-language/schema/raw/master/csl-citation.json" }</w:instrText>
      </w:r>
      <w:r w:rsidR="003542EF">
        <w:fldChar w:fldCharType="separate"/>
      </w:r>
      <w:r w:rsidR="003542EF" w:rsidRPr="003542EF">
        <w:rPr>
          <w:noProof/>
        </w:rPr>
        <w:t xml:space="preserve">(Bartomeus </w:t>
      </w:r>
      <w:r w:rsidR="003542EF" w:rsidRPr="003542EF">
        <w:rPr>
          <w:i/>
          <w:noProof/>
        </w:rPr>
        <w:t>et al.</w:t>
      </w:r>
      <w:r w:rsidR="003542EF" w:rsidRPr="003542EF">
        <w:rPr>
          <w:noProof/>
        </w:rPr>
        <w:t xml:space="preserve"> 2016)</w:t>
      </w:r>
      <w:r w:rsidR="003542EF">
        <w:fldChar w:fldCharType="end"/>
      </w:r>
      <w:r>
        <w:t xml:space="preserve">. However, </w:t>
      </w:r>
      <w:proofErr w:type="spellStart"/>
      <w:r w:rsidRPr="00A821AC">
        <w:t>Sazatornil</w:t>
      </w:r>
      <w:proofErr w:type="spellEnd"/>
      <w:r w:rsidRPr="00A821AC">
        <w:t xml:space="preserve"> et al. (2016)</w:t>
      </w:r>
      <w:r>
        <w:t xml:space="preserve"> found evidence for the reverse, in assemblages with a greater proportion of morphological specialists, there was reduced evidence for trait-matching. </w:t>
      </w:r>
      <w:r w:rsidRPr="00A821AC">
        <w:t xml:space="preserve">Whether the </w:t>
      </w:r>
      <w:r>
        <w:t>importance of</w:t>
      </w:r>
      <w:r w:rsidRPr="00A821AC">
        <w:t xml:space="preserve"> trait-matching </w:t>
      </w:r>
      <w:r>
        <w:t>depends on trait spacing among competitors</w:t>
      </w:r>
      <w:r w:rsidRPr="00A821AC">
        <w:t xml:space="preserve"> remains an interesting and open question.</w:t>
      </w:r>
      <w:r>
        <w:t xml:space="preserve"> By combining observations from multiple sites, mechanistic models of trait-matching, and accounting for the detectability of interactions, we can gain a more detailed insight into why species interactions vary across time and space.</w:t>
      </w:r>
    </w:p>
    <w:p w14:paraId="33CAC328" w14:textId="77777777" w:rsidR="00997809" w:rsidRPr="00C14570" w:rsidRDefault="00997809" w:rsidP="00997809">
      <w:pPr>
        <w:pStyle w:val="Heading1"/>
      </w:pPr>
      <w:r>
        <w:t>References</w:t>
      </w:r>
    </w:p>
    <w:p w14:paraId="413296F4" w14:textId="7089BD8F" w:rsidR="00637CA1" w:rsidRPr="00637CA1" w:rsidRDefault="00997809" w:rsidP="00637CA1">
      <w:pPr>
        <w:pStyle w:val="Compact"/>
        <w:ind w:left="576" w:hanging="576"/>
      </w:pPr>
      <w:r>
        <w:t xml:space="preserve">Abrams, P.A. (1991). Life-History and the relationship between food availability and foraging effort. </w:t>
      </w:r>
      <w:r w:rsidRPr="00DA1126">
        <w:rPr>
          <w:i/>
        </w:rPr>
        <w:t>Ecology</w:t>
      </w:r>
      <w:r>
        <w:t>, 72, 1242–1252.</w:t>
      </w:r>
    </w:p>
    <w:p w14:paraId="64BB21AE" w14:textId="7DC26CE9" w:rsidR="00637CA1" w:rsidRDefault="00637CA1" w:rsidP="00997809">
      <w:pPr>
        <w:pStyle w:val="Compact"/>
        <w:ind w:left="576" w:hanging="576"/>
        <w:rPr>
          <w:rFonts w:eastAsia="Times New Roman"/>
        </w:rPr>
      </w:pPr>
      <w:proofErr w:type="spellStart"/>
      <w:r w:rsidRPr="00637CA1">
        <w:rPr>
          <w:rFonts w:eastAsia="Times New Roman"/>
        </w:rPr>
        <w:t>Altshuler</w:t>
      </w:r>
      <w:proofErr w:type="spellEnd"/>
      <w:r w:rsidRPr="00637CA1">
        <w:rPr>
          <w:rFonts w:eastAsia="Times New Roman"/>
        </w:rPr>
        <w:t xml:space="preserve">, D. &amp; Dudley, R. (2002). The ecological and evolutionary interface of hummingbird flight physiology. </w:t>
      </w:r>
      <w:r w:rsidRPr="00637CA1">
        <w:rPr>
          <w:rFonts w:eastAsia="Times New Roman"/>
          <w:i/>
          <w:iCs/>
        </w:rPr>
        <w:t>J. Exp. Biol.</w:t>
      </w:r>
      <w:r w:rsidRPr="00637CA1">
        <w:rPr>
          <w:rFonts w:eastAsia="Times New Roman"/>
        </w:rPr>
        <w:t>, 205, 2325–2336</w:t>
      </w:r>
      <w:r w:rsidR="0028492F">
        <w:rPr>
          <w:rFonts w:eastAsia="Times New Roman"/>
        </w:rPr>
        <w:t>.</w:t>
      </w:r>
    </w:p>
    <w:p w14:paraId="7A08BEA3" w14:textId="7A080685" w:rsidR="00997809" w:rsidRDefault="00997809" w:rsidP="00997809">
      <w:pPr>
        <w:pStyle w:val="Compact"/>
        <w:ind w:left="576" w:hanging="576"/>
      </w:pPr>
      <w:proofErr w:type="spellStart"/>
      <w:r>
        <w:t>Bartomeus</w:t>
      </w:r>
      <w:proofErr w:type="spellEnd"/>
      <w:r>
        <w:t xml:space="preserve">, I. (2013). Understanding Linkage Rules in Plant-Pollinator Networks by Using Hierarchical Models That Incorporate Pollinator Detectability and Plant Traits. </w:t>
      </w:r>
      <w:proofErr w:type="spellStart"/>
      <w:r w:rsidRPr="00DA1126">
        <w:rPr>
          <w:i/>
        </w:rPr>
        <w:t>PLoS</w:t>
      </w:r>
      <w:proofErr w:type="spellEnd"/>
      <w:r w:rsidRPr="00DA1126">
        <w:rPr>
          <w:i/>
        </w:rPr>
        <w:t xml:space="preserve"> </w:t>
      </w:r>
      <w:r>
        <w:rPr>
          <w:i/>
        </w:rPr>
        <w:t>ONE</w:t>
      </w:r>
      <w:r>
        <w:t>, 8, 1–8.</w:t>
      </w:r>
    </w:p>
    <w:p w14:paraId="3C865B84" w14:textId="77777777" w:rsidR="00997809" w:rsidRDefault="00997809" w:rsidP="00997809">
      <w:pPr>
        <w:pStyle w:val="Compact"/>
        <w:ind w:left="576" w:hanging="576"/>
      </w:pPr>
      <w:proofErr w:type="spellStart"/>
      <w:r>
        <w:lastRenderedPageBreak/>
        <w:t>Bartomeus</w:t>
      </w:r>
      <w:proofErr w:type="spellEnd"/>
      <w:r>
        <w:t xml:space="preserve">, I., Gravel, D., </w:t>
      </w:r>
      <w:proofErr w:type="spellStart"/>
      <w:r>
        <w:t>Tylianakis</w:t>
      </w:r>
      <w:proofErr w:type="spellEnd"/>
      <w:r>
        <w:t xml:space="preserve">, J.M., </w:t>
      </w:r>
      <w:proofErr w:type="spellStart"/>
      <w:r>
        <w:t>Aizen</w:t>
      </w:r>
      <w:proofErr w:type="spellEnd"/>
      <w:r>
        <w:t>, M., Dickie, I. &amp; Bernard-</w:t>
      </w:r>
      <w:proofErr w:type="spellStart"/>
      <w:r>
        <w:t>Verdier</w:t>
      </w:r>
      <w:proofErr w:type="spellEnd"/>
      <w:r>
        <w:t xml:space="preserve">, M. (2016). A common framework for identifying rules across different types of interactions. </w:t>
      </w:r>
      <w:proofErr w:type="spellStart"/>
      <w:r w:rsidRPr="00DA1126">
        <w:rPr>
          <w:i/>
        </w:rPr>
        <w:t>Funct</w:t>
      </w:r>
      <w:proofErr w:type="spellEnd"/>
      <w:r w:rsidRPr="00DA1126">
        <w:rPr>
          <w:i/>
        </w:rPr>
        <w:t>. Ecol</w:t>
      </w:r>
      <w:r>
        <w:t>., 10, 1–40.</w:t>
      </w:r>
    </w:p>
    <w:p w14:paraId="0971AACD" w14:textId="77777777" w:rsidR="00997809" w:rsidRDefault="00997809" w:rsidP="00997809">
      <w:pPr>
        <w:pStyle w:val="Compact"/>
        <w:ind w:left="576" w:hanging="576"/>
      </w:pPr>
      <w:proofErr w:type="spellStart"/>
      <w:r>
        <w:t>Carnicer</w:t>
      </w:r>
      <w:proofErr w:type="spellEnd"/>
      <w:r>
        <w:t xml:space="preserve">, J., Abrams, P.A. &amp; </w:t>
      </w:r>
      <w:proofErr w:type="spellStart"/>
      <w:r>
        <w:t>Jordano</w:t>
      </w:r>
      <w:proofErr w:type="spellEnd"/>
      <w:r>
        <w:t xml:space="preserve">, P. (2008). Switching behavior, coexistence and diversification: Comparing empirical community-wide evidence with theoretical predictions. </w:t>
      </w:r>
      <w:r w:rsidRPr="00DA1126">
        <w:rPr>
          <w:i/>
        </w:rPr>
        <w:t>Ecol. Lett.,</w:t>
      </w:r>
      <w:r>
        <w:t xml:space="preserve"> 11, 802–808.</w:t>
      </w:r>
    </w:p>
    <w:p w14:paraId="68B237C3" w14:textId="77777777" w:rsidR="00997809" w:rsidRPr="007F0E12" w:rsidRDefault="00997809" w:rsidP="00997809">
      <w:pPr>
        <w:pStyle w:val="Compact"/>
        <w:ind w:left="576" w:hanging="576"/>
        <w:rPr>
          <w:lang w:val="it-IT"/>
          <w:rPrChange w:id="37" w:author="Catherine Graham" w:date="2016-12-06T09:55:00Z">
            <w:rPr/>
          </w:rPrChange>
        </w:rPr>
      </w:pPr>
      <w:r>
        <w:t xml:space="preserve">Castellanos, M.C., Wilson, P. &amp; Thomson, J.D. (2004). “Anti-bee” and “pro-bird” changes during the evolution of hummingbird pollination in </w:t>
      </w:r>
      <w:proofErr w:type="spellStart"/>
      <w:r>
        <w:t>Penstemon</w:t>
      </w:r>
      <w:proofErr w:type="spellEnd"/>
      <w:r>
        <w:t xml:space="preserve"> flowers. </w:t>
      </w:r>
      <w:r w:rsidRPr="007F0E12">
        <w:rPr>
          <w:i/>
          <w:lang w:val="it-IT"/>
          <w:rPrChange w:id="38" w:author="Catherine Graham" w:date="2016-12-06T09:55:00Z">
            <w:rPr>
              <w:i/>
            </w:rPr>
          </w:rPrChange>
        </w:rPr>
        <w:t xml:space="preserve">J. </w:t>
      </w:r>
      <w:proofErr w:type="spellStart"/>
      <w:r w:rsidRPr="007F0E12">
        <w:rPr>
          <w:i/>
          <w:lang w:val="it-IT"/>
          <w:rPrChange w:id="39" w:author="Catherine Graham" w:date="2016-12-06T09:55:00Z">
            <w:rPr>
              <w:i/>
            </w:rPr>
          </w:rPrChange>
        </w:rPr>
        <w:t>Evol</w:t>
      </w:r>
      <w:proofErr w:type="spellEnd"/>
      <w:r w:rsidRPr="007F0E12">
        <w:rPr>
          <w:i/>
          <w:lang w:val="it-IT"/>
          <w:rPrChange w:id="40" w:author="Catherine Graham" w:date="2016-12-06T09:55:00Z">
            <w:rPr>
              <w:i/>
            </w:rPr>
          </w:rPrChange>
        </w:rPr>
        <w:t xml:space="preserve">. </w:t>
      </w:r>
      <w:proofErr w:type="spellStart"/>
      <w:r w:rsidRPr="007F0E12">
        <w:rPr>
          <w:i/>
          <w:lang w:val="it-IT"/>
          <w:rPrChange w:id="41" w:author="Catherine Graham" w:date="2016-12-06T09:55:00Z">
            <w:rPr>
              <w:i/>
            </w:rPr>
          </w:rPrChange>
        </w:rPr>
        <w:t>Biol</w:t>
      </w:r>
      <w:proofErr w:type="spellEnd"/>
      <w:r w:rsidRPr="007F0E12">
        <w:rPr>
          <w:i/>
          <w:lang w:val="it-IT"/>
          <w:rPrChange w:id="42" w:author="Catherine Graham" w:date="2016-12-06T09:55:00Z">
            <w:rPr>
              <w:i/>
            </w:rPr>
          </w:rPrChange>
        </w:rPr>
        <w:t>.</w:t>
      </w:r>
      <w:r w:rsidRPr="007F0E12">
        <w:rPr>
          <w:lang w:val="it-IT"/>
          <w:rPrChange w:id="43" w:author="Catherine Graham" w:date="2016-12-06T09:55:00Z">
            <w:rPr/>
          </w:rPrChange>
        </w:rPr>
        <w:t>, 17, 876–885.</w:t>
      </w:r>
    </w:p>
    <w:p w14:paraId="18122403" w14:textId="77777777" w:rsidR="00997809" w:rsidRDefault="00997809" w:rsidP="00997809">
      <w:pPr>
        <w:pStyle w:val="Compact"/>
        <w:ind w:left="576" w:hanging="576"/>
      </w:pPr>
      <w:proofErr w:type="spellStart"/>
      <w:r w:rsidRPr="007F0E12">
        <w:rPr>
          <w:rFonts w:eastAsia="Times New Roman"/>
          <w:lang w:val="it-IT"/>
          <w:rPrChange w:id="44" w:author="Catherine Graham" w:date="2016-12-06T09:55:00Z">
            <w:rPr>
              <w:rFonts w:eastAsia="Times New Roman"/>
            </w:rPr>
          </w:rPrChange>
        </w:rPr>
        <w:t>Carstensen</w:t>
      </w:r>
      <w:proofErr w:type="spellEnd"/>
      <w:r w:rsidRPr="007F0E12">
        <w:rPr>
          <w:rFonts w:eastAsia="Times New Roman"/>
          <w:lang w:val="it-IT"/>
          <w:rPrChange w:id="45" w:author="Catherine Graham" w:date="2016-12-06T09:55:00Z">
            <w:rPr>
              <w:rFonts w:eastAsia="Times New Roman"/>
            </w:rPr>
          </w:rPrChange>
        </w:rPr>
        <w:t xml:space="preserve">, D.W., Sabatino, M. &amp; </w:t>
      </w:r>
      <w:proofErr w:type="spellStart"/>
      <w:r w:rsidRPr="007F0E12">
        <w:rPr>
          <w:rFonts w:eastAsia="Times New Roman"/>
          <w:lang w:val="it-IT"/>
          <w:rPrChange w:id="46" w:author="Catherine Graham" w:date="2016-12-06T09:55:00Z">
            <w:rPr>
              <w:rFonts w:eastAsia="Times New Roman"/>
            </w:rPr>
          </w:rPrChange>
        </w:rPr>
        <w:t>Morellato</w:t>
      </w:r>
      <w:proofErr w:type="spellEnd"/>
      <w:r w:rsidRPr="007F0E12">
        <w:rPr>
          <w:rFonts w:eastAsia="Times New Roman"/>
          <w:lang w:val="it-IT"/>
          <w:rPrChange w:id="47" w:author="Catherine Graham" w:date="2016-12-06T09:55:00Z">
            <w:rPr>
              <w:rFonts w:eastAsia="Times New Roman"/>
            </w:rPr>
          </w:rPrChange>
        </w:rPr>
        <w:t xml:space="preserve">, L.P.C. (2016). </w:t>
      </w:r>
      <w:r w:rsidRPr="002028CF">
        <w:rPr>
          <w:rFonts w:eastAsia="Times New Roman"/>
        </w:rPr>
        <w:t xml:space="preserve">Modularity, pollination systems, and interaction turnover in plant-pollinator networks across space. </w:t>
      </w:r>
      <w:r w:rsidRPr="002028CF">
        <w:rPr>
          <w:rFonts w:eastAsia="Times New Roman"/>
          <w:i/>
          <w:iCs/>
        </w:rPr>
        <w:t>Ecology</w:t>
      </w:r>
      <w:r w:rsidRPr="002028CF">
        <w:rPr>
          <w:rFonts w:eastAsia="Times New Roman"/>
        </w:rPr>
        <w:t>, 97, 1298–1306</w:t>
      </w:r>
      <w:r>
        <w:rPr>
          <w:rFonts w:eastAsia="Times New Roman"/>
        </w:rPr>
        <w:t>.</w:t>
      </w:r>
    </w:p>
    <w:p w14:paraId="0AFC3759" w14:textId="77777777" w:rsidR="00997809" w:rsidRDefault="00997809" w:rsidP="00997809">
      <w:pPr>
        <w:pStyle w:val="Compact"/>
        <w:ind w:left="576" w:hanging="576"/>
      </w:pPr>
      <w:proofErr w:type="spellStart"/>
      <w:r>
        <w:t>Chacoff</w:t>
      </w:r>
      <w:proofErr w:type="spellEnd"/>
      <w:r>
        <w:t xml:space="preserve">, N.P., Vázquez, D.P., </w:t>
      </w:r>
      <w:proofErr w:type="spellStart"/>
      <w:r>
        <w:t>Lomáscolo</w:t>
      </w:r>
      <w:proofErr w:type="spellEnd"/>
      <w:r>
        <w:t xml:space="preserve">, S.B., </w:t>
      </w:r>
      <w:proofErr w:type="spellStart"/>
      <w:r>
        <w:t>Stevani</w:t>
      </w:r>
      <w:proofErr w:type="spellEnd"/>
      <w:r>
        <w:t xml:space="preserve">, E.L., Dorado, J. &amp; </w:t>
      </w:r>
      <w:proofErr w:type="spellStart"/>
      <w:r>
        <w:t>Padrón</w:t>
      </w:r>
      <w:proofErr w:type="spellEnd"/>
      <w:r>
        <w:t xml:space="preserve">, B. (2012). Evaluating sampling completeness in a desert plant-pollinator network. </w:t>
      </w:r>
      <w:r w:rsidRPr="00DA1126">
        <w:rPr>
          <w:i/>
        </w:rPr>
        <w:t>J. Anim. Ecol.</w:t>
      </w:r>
      <w:r>
        <w:t>, 81, 190–200.</w:t>
      </w:r>
    </w:p>
    <w:p w14:paraId="08E403EA" w14:textId="77777777" w:rsidR="00997809" w:rsidRPr="00F4778A" w:rsidRDefault="00997809" w:rsidP="00997809">
      <w:pPr>
        <w:pStyle w:val="Compact"/>
        <w:ind w:left="576" w:hanging="576"/>
      </w:pPr>
      <w:proofErr w:type="spellStart"/>
      <w:r>
        <w:t>Chesson</w:t>
      </w:r>
      <w:proofErr w:type="spellEnd"/>
      <w:r>
        <w:t xml:space="preserve">, P. (2000). Mechanisms of Maintenance of Species Diversity. </w:t>
      </w:r>
      <w:proofErr w:type="spellStart"/>
      <w:r w:rsidRPr="00DA1126">
        <w:rPr>
          <w:i/>
        </w:rPr>
        <w:t>Annu</w:t>
      </w:r>
      <w:proofErr w:type="spellEnd"/>
      <w:r w:rsidRPr="00DA1126">
        <w:rPr>
          <w:i/>
        </w:rPr>
        <w:t>. Rev. Ecol. Syst.</w:t>
      </w:r>
      <w:r>
        <w:t>, 31, 343–366.</w:t>
      </w:r>
    </w:p>
    <w:p w14:paraId="2E76CC6D" w14:textId="77777777" w:rsidR="00997809" w:rsidRDefault="00997809" w:rsidP="00997809">
      <w:pPr>
        <w:pStyle w:val="Compact"/>
        <w:ind w:left="576" w:hanging="576"/>
      </w:pPr>
      <w:r w:rsidRPr="00F4778A">
        <w:rPr>
          <w:rFonts w:eastAsia="Times New Roman"/>
        </w:rPr>
        <w:t xml:space="preserve">Connell, J.H. (1983). On the Prevalence and Relative Importance of Interspecific Competition: Evidence from Field Experiments. </w:t>
      </w:r>
      <w:r>
        <w:rPr>
          <w:rFonts w:eastAsia="Times New Roman"/>
          <w:i/>
          <w:iCs/>
        </w:rPr>
        <w:t>Am. Nat.</w:t>
      </w:r>
      <w:r w:rsidRPr="00F4778A">
        <w:rPr>
          <w:rFonts w:eastAsia="Times New Roman"/>
        </w:rPr>
        <w:t>, 122, 661–696</w:t>
      </w:r>
      <w:r>
        <w:rPr>
          <w:rFonts w:eastAsia="Times New Roman"/>
        </w:rPr>
        <w:t>.</w:t>
      </w:r>
    </w:p>
    <w:p w14:paraId="1E8D2FB7" w14:textId="77777777" w:rsidR="00997809" w:rsidRPr="007F0E12" w:rsidRDefault="00997809" w:rsidP="00997809">
      <w:pPr>
        <w:pStyle w:val="Compact"/>
        <w:ind w:left="576" w:hanging="576"/>
        <w:rPr>
          <w:lang w:val="it-IT"/>
          <w:rPrChange w:id="48" w:author="Catherine Graham" w:date="2016-12-06T09:55:00Z">
            <w:rPr/>
          </w:rPrChange>
        </w:rPr>
      </w:pPr>
      <w:r>
        <w:t xml:space="preserve">Correa, S. &amp; </w:t>
      </w:r>
      <w:proofErr w:type="spellStart"/>
      <w:r>
        <w:t>Winemiller</w:t>
      </w:r>
      <w:proofErr w:type="spellEnd"/>
      <w:r>
        <w:t xml:space="preserve">, K. (2014). Niche </w:t>
      </w:r>
      <w:r w:rsidRPr="00DA1126">
        <w:t>partitioning</w:t>
      </w:r>
      <w:r>
        <w:t xml:space="preserve"> among frugivorous fishes in response to fluctuating resources in the Amazonian floodplain forest. </w:t>
      </w:r>
      <w:proofErr w:type="spellStart"/>
      <w:r w:rsidRPr="007F0E12">
        <w:rPr>
          <w:i/>
          <w:lang w:val="it-IT"/>
          <w:rPrChange w:id="49" w:author="Catherine Graham" w:date="2016-12-06T09:55:00Z">
            <w:rPr>
              <w:i/>
            </w:rPr>
          </w:rPrChange>
        </w:rPr>
        <w:t>Ecology</w:t>
      </w:r>
      <w:proofErr w:type="spellEnd"/>
      <w:r w:rsidRPr="007F0E12">
        <w:rPr>
          <w:lang w:val="it-IT"/>
          <w:rPrChange w:id="50" w:author="Catherine Graham" w:date="2016-12-06T09:55:00Z">
            <w:rPr/>
          </w:rPrChange>
        </w:rPr>
        <w:t>, 95, 210–224.</w:t>
      </w:r>
    </w:p>
    <w:p w14:paraId="054B5F18" w14:textId="7FFF7EA8" w:rsidR="00A96B41" w:rsidRPr="00A96B41" w:rsidRDefault="00997809" w:rsidP="00A96B41">
      <w:pPr>
        <w:pStyle w:val="Compact"/>
        <w:ind w:left="576" w:hanging="576"/>
        <w:rPr>
          <w:rFonts w:eastAsia="Times New Roman"/>
        </w:rPr>
      </w:pPr>
      <w:r w:rsidRPr="007F0E12">
        <w:rPr>
          <w:rFonts w:eastAsia="Times New Roman"/>
          <w:lang w:val="it-IT"/>
          <w:rPrChange w:id="51" w:author="Catherine Graham" w:date="2016-12-06T09:55:00Z">
            <w:rPr>
              <w:rFonts w:eastAsia="Times New Roman"/>
            </w:rPr>
          </w:rPrChange>
        </w:rPr>
        <w:lastRenderedPageBreak/>
        <w:t xml:space="preserve">Costa, G.C., </w:t>
      </w:r>
      <w:proofErr w:type="spellStart"/>
      <w:r w:rsidRPr="007F0E12">
        <w:rPr>
          <w:rFonts w:eastAsia="Times New Roman"/>
          <w:lang w:val="it-IT"/>
          <w:rPrChange w:id="52" w:author="Catherine Graham" w:date="2016-12-06T09:55:00Z">
            <w:rPr>
              <w:rFonts w:eastAsia="Times New Roman"/>
            </w:rPr>
          </w:rPrChange>
        </w:rPr>
        <w:t>Mesquita</w:t>
      </w:r>
      <w:proofErr w:type="spellEnd"/>
      <w:r w:rsidRPr="007F0E12">
        <w:rPr>
          <w:rFonts w:eastAsia="Times New Roman"/>
          <w:lang w:val="it-IT"/>
          <w:rPrChange w:id="53" w:author="Catherine Graham" w:date="2016-12-06T09:55:00Z">
            <w:rPr>
              <w:rFonts w:eastAsia="Times New Roman"/>
            </w:rPr>
          </w:rPrChange>
        </w:rPr>
        <w:t xml:space="preserve">, D.O., Colli, G.R. &amp; </w:t>
      </w:r>
      <w:proofErr w:type="spellStart"/>
      <w:r w:rsidRPr="007F0E12">
        <w:rPr>
          <w:rFonts w:eastAsia="Times New Roman"/>
          <w:lang w:val="it-IT"/>
          <w:rPrChange w:id="54" w:author="Catherine Graham" w:date="2016-12-06T09:55:00Z">
            <w:rPr>
              <w:rFonts w:eastAsia="Times New Roman"/>
            </w:rPr>
          </w:rPrChange>
        </w:rPr>
        <w:t>Vitt</w:t>
      </w:r>
      <w:proofErr w:type="spellEnd"/>
      <w:r w:rsidRPr="007F0E12">
        <w:rPr>
          <w:rFonts w:eastAsia="Times New Roman"/>
          <w:lang w:val="it-IT"/>
          <w:rPrChange w:id="55" w:author="Catherine Graham" w:date="2016-12-06T09:55:00Z">
            <w:rPr>
              <w:rFonts w:eastAsia="Times New Roman"/>
            </w:rPr>
          </w:rPrChange>
        </w:rPr>
        <w:t xml:space="preserve">, L.J. (2008). </w:t>
      </w:r>
      <w:r w:rsidRPr="001E68F8">
        <w:rPr>
          <w:rFonts w:eastAsia="Times New Roman"/>
        </w:rPr>
        <w:t xml:space="preserve">Niche Expansion and the Niche Variation Hypothesis: Does the Degree of Individual Variation Increase in </w:t>
      </w:r>
      <w:proofErr w:type="spellStart"/>
      <w:r w:rsidRPr="001E68F8">
        <w:rPr>
          <w:rFonts w:eastAsia="Times New Roman"/>
        </w:rPr>
        <w:t>Depauperate</w:t>
      </w:r>
      <w:proofErr w:type="spellEnd"/>
      <w:r w:rsidRPr="001E68F8">
        <w:rPr>
          <w:rFonts w:eastAsia="Times New Roman"/>
        </w:rPr>
        <w:t xml:space="preserve"> Assemblages? </w:t>
      </w:r>
      <w:r w:rsidRPr="00A26276">
        <w:rPr>
          <w:rFonts w:eastAsia="Times New Roman"/>
          <w:i/>
          <w:iCs/>
        </w:rPr>
        <w:t>Am. Nat.</w:t>
      </w:r>
      <w:r w:rsidRPr="00A26276">
        <w:rPr>
          <w:rFonts w:eastAsia="Times New Roman"/>
        </w:rPr>
        <w:t>, 172, 868–877</w:t>
      </w:r>
      <w:r>
        <w:rPr>
          <w:rFonts w:eastAsia="Times New Roman"/>
        </w:rPr>
        <w:t>.</w:t>
      </w:r>
    </w:p>
    <w:p w14:paraId="1B53A78F" w14:textId="75AAC453" w:rsidR="00A96B41" w:rsidRDefault="00A96B41" w:rsidP="00A96B41">
      <w:pPr>
        <w:pStyle w:val="Compact"/>
        <w:ind w:left="576" w:hanging="576"/>
        <w:rPr>
          <w:rFonts w:eastAsia="Times New Roman"/>
        </w:rPr>
      </w:pPr>
      <w:proofErr w:type="spellStart"/>
      <w:r w:rsidRPr="00A96B41">
        <w:rPr>
          <w:rFonts w:eastAsia="Times New Roman"/>
        </w:rPr>
        <w:t>Cogni</w:t>
      </w:r>
      <w:proofErr w:type="spellEnd"/>
      <w:r w:rsidRPr="00A96B41">
        <w:rPr>
          <w:rFonts w:eastAsia="Times New Roman"/>
        </w:rPr>
        <w:t xml:space="preserve">, R., </w:t>
      </w:r>
      <w:proofErr w:type="spellStart"/>
      <w:r w:rsidRPr="00A96B41">
        <w:rPr>
          <w:rFonts w:eastAsia="Times New Roman"/>
        </w:rPr>
        <w:t>Trigo</w:t>
      </w:r>
      <w:proofErr w:type="spellEnd"/>
      <w:r w:rsidRPr="00A96B41">
        <w:rPr>
          <w:rFonts w:eastAsia="Times New Roman"/>
        </w:rPr>
        <w:t xml:space="preserve">, J.R. &amp; </w:t>
      </w:r>
      <w:proofErr w:type="spellStart"/>
      <w:r w:rsidRPr="00A96B41">
        <w:rPr>
          <w:rFonts w:eastAsia="Times New Roman"/>
        </w:rPr>
        <w:t>Futuyma</w:t>
      </w:r>
      <w:proofErr w:type="spellEnd"/>
      <w:r w:rsidRPr="00A96B41">
        <w:rPr>
          <w:rFonts w:eastAsia="Times New Roman"/>
        </w:rPr>
        <w:t xml:space="preserve">, D.J. (2012). A free lunch? No cost for acquiring defensive plant pyrrolizidine alkaloids in a specialist </w:t>
      </w:r>
      <w:proofErr w:type="spellStart"/>
      <w:r w:rsidRPr="00A96B41">
        <w:rPr>
          <w:rFonts w:eastAsia="Times New Roman"/>
        </w:rPr>
        <w:t>arctiid</w:t>
      </w:r>
      <w:proofErr w:type="spellEnd"/>
      <w:r w:rsidRPr="00A96B41">
        <w:rPr>
          <w:rFonts w:eastAsia="Times New Roman"/>
        </w:rPr>
        <w:t xml:space="preserve"> moth (</w:t>
      </w:r>
      <w:proofErr w:type="spellStart"/>
      <w:r w:rsidRPr="00A96B41">
        <w:rPr>
          <w:rFonts w:eastAsia="Times New Roman"/>
        </w:rPr>
        <w:t>Utetheisa</w:t>
      </w:r>
      <w:proofErr w:type="spellEnd"/>
      <w:r w:rsidRPr="00A96B41">
        <w:rPr>
          <w:rFonts w:eastAsia="Times New Roman"/>
        </w:rPr>
        <w:t xml:space="preserve"> </w:t>
      </w:r>
      <w:proofErr w:type="spellStart"/>
      <w:r w:rsidRPr="00A96B41">
        <w:rPr>
          <w:rFonts w:eastAsia="Times New Roman"/>
        </w:rPr>
        <w:t>ornatrix</w:t>
      </w:r>
      <w:proofErr w:type="spellEnd"/>
      <w:r w:rsidRPr="00A96B41">
        <w:rPr>
          <w:rFonts w:eastAsia="Times New Roman"/>
        </w:rPr>
        <w:t xml:space="preserve">). </w:t>
      </w:r>
      <w:r w:rsidRPr="00A96B41">
        <w:rPr>
          <w:rFonts w:eastAsia="Times New Roman"/>
          <w:i/>
          <w:iCs/>
        </w:rPr>
        <w:t>Mol. Ecol.</w:t>
      </w:r>
      <w:r w:rsidRPr="00A96B41">
        <w:rPr>
          <w:rFonts w:eastAsia="Times New Roman"/>
        </w:rPr>
        <w:t>, 21, 6152–6162</w:t>
      </w:r>
      <w:r>
        <w:rPr>
          <w:rFonts w:eastAsia="Times New Roman"/>
        </w:rPr>
        <w:t>.</w:t>
      </w:r>
    </w:p>
    <w:p w14:paraId="3A416C44" w14:textId="77777777" w:rsidR="00997809" w:rsidRDefault="00997809" w:rsidP="00997809">
      <w:pPr>
        <w:pStyle w:val="Compact"/>
        <w:ind w:left="576" w:hanging="576"/>
        <w:rPr>
          <w:rFonts w:eastAsia="Times New Roman"/>
        </w:rPr>
      </w:pPr>
      <w:r w:rsidRPr="000447AD">
        <w:rPr>
          <w:rFonts w:eastAsia="Times New Roman"/>
        </w:rPr>
        <w:t xml:space="preserve">Dalsgaard, B., </w:t>
      </w:r>
      <w:proofErr w:type="spellStart"/>
      <w:r w:rsidRPr="000447AD">
        <w:rPr>
          <w:rFonts w:eastAsia="Times New Roman"/>
        </w:rPr>
        <w:t>Baquero</w:t>
      </w:r>
      <w:proofErr w:type="spellEnd"/>
      <w:r w:rsidRPr="000447AD">
        <w:rPr>
          <w:rFonts w:eastAsia="Times New Roman"/>
        </w:rPr>
        <w:t xml:space="preserve">, A.C., </w:t>
      </w:r>
      <w:proofErr w:type="spellStart"/>
      <w:r w:rsidRPr="000447AD">
        <w:rPr>
          <w:rFonts w:eastAsia="Times New Roman"/>
        </w:rPr>
        <w:t>Rahbek</w:t>
      </w:r>
      <w:proofErr w:type="spellEnd"/>
      <w:r w:rsidRPr="000447AD">
        <w:rPr>
          <w:rFonts w:eastAsia="Times New Roman"/>
        </w:rPr>
        <w:t xml:space="preserve">, C., </w:t>
      </w:r>
      <w:proofErr w:type="spellStart"/>
      <w:r w:rsidRPr="000447AD">
        <w:rPr>
          <w:rFonts w:eastAsia="Times New Roman"/>
        </w:rPr>
        <w:t>Olesen</w:t>
      </w:r>
      <w:proofErr w:type="spellEnd"/>
      <w:r w:rsidRPr="000447AD">
        <w:rPr>
          <w:rFonts w:eastAsia="Times New Roman"/>
        </w:rPr>
        <w:t xml:space="preserve">, J.M. &amp; Wiley, J.W. (2016). Speciose opportunistic nectar-feeding avifauna in Cuba and its association to hummingbird island biogeography. </w:t>
      </w:r>
      <w:r w:rsidRPr="000447AD">
        <w:rPr>
          <w:rFonts w:eastAsia="Times New Roman"/>
          <w:i/>
          <w:iCs/>
        </w:rPr>
        <w:t xml:space="preserve">J. </w:t>
      </w:r>
      <w:proofErr w:type="spellStart"/>
      <w:r w:rsidRPr="000447AD">
        <w:rPr>
          <w:rFonts w:eastAsia="Times New Roman"/>
          <w:i/>
          <w:iCs/>
        </w:rPr>
        <w:t>Ornithol</w:t>
      </w:r>
      <w:proofErr w:type="spellEnd"/>
      <w:r w:rsidRPr="000447AD">
        <w:rPr>
          <w:rFonts w:eastAsia="Times New Roman"/>
          <w:i/>
          <w:iCs/>
        </w:rPr>
        <w:t>.</w:t>
      </w:r>
      <w:r w:rsidRPr="000447AD">
        <w:rPr>
          <w:rFonts w:eastAsia="Times New Roman"/>
        </w:rPr>
        <w:t>, 157, 627–634</w:t>
      </w:r>
      <w:r>
        <w:rPr>
          <w:rFonts w:eastAsia="Times New Roman"/>
        </w:rPr>
        <w:t>.</w:t>
      </w:r>
    </w:p>
    <w:p w14:paraId="7AE349C3" w14:textId="77777777" w:rsidR="00997809" w:rsidRDefault="00997809" w:rsidP="00997809">
      <w:pPr>
        <w:pStyle w:val="Compact"/>
        <w:ind w:left="576" w:hanging="576"/>
      </w:pPr>
      <w:proofErr w:type="spellStart"/>
      <w:r w:rsidRPr="00A26276">
        <w:t>Dormann</w:t>
      </w:r>
      <w:proofErr w:type="spellEnd"/>
      <w:r w:rsidRPr="00A26276">
        <w:t xml:space="preserve">, C.F., </w:t>
      </w:r>
      <w:proofErr w:type="spellStart"/>
      <w:r w:rsidRPr="00A26276">
        <w:t>Frund</w:t>
      </w:r>
      <w:proofErr w:type="spellEnd"/>
      <w:r w:rsidRPr="00A26276">
        <w:t xml:space="preserve">, J., </w:t>
      </w:r>
      <w:proofErr w:type="spellStart"/>
      <w:r w:rsidRPr="00A26276">
        <w:t>Bluthgen</w:t>
      </w:r>
      <w:proofErr w:type="spellEnd"/>
      <w:r w:rsidRPr="00A26276">
        <w:t xml:space="preserve">, N. &amp; Gruber, B. (2009). </w:t>
      </w:r>
      <w:r>
        <w:t xml:space="preserve">Indices, Graphs and Null Models: Analyzing Bipartite Ecological Networks. </w:t>
      </w:r>
      <w:r w:rsidRPr="00DA1126">
        <w:rPr>
          <w:i/>
        </w:rPr>
        <w:t>Open Ecol. J.</w:t>
      </w:r>
      <w:r>
        <w:t>, 2, 7–24.</w:t>
      </w:r>
    </w:p>
    <w:p w14:paraId="7C91AE9B" w14:textId="77777777" w:rsidR="00997809" w:rsidRPr="006665A8" w:rsidRDefault="00997809" w:rsidP="00997809">
      <w:pPr>
        <w:pStyle w:val="Compact"/>
        <w:ind w:left="576" w:hanging="576"/>
      </w:pPr>
      <w:proofErr w:type="spellStart"/>
      <w:r>
        <w:t>Feinsinger</w:t>
      </w:r>
      <w:proofErr w:type="spellEnd"/>
      <w:r>
        <w:t xml:space="preserve">, P. (1976). Organization of a tropical guild of </w:t>
      </w:r>
      <w:proofErr w:type="spellStart"/>
      <w:r>
        <w:t>nectarivorous</w:t>
      </w:r>
      <w:proofErr w:type="spellEnd"/>
      <w:r>
        <w:t xml:space="preserve"> birds. </w:t>
      </w:r>
      <w:r w:rsidRPr="00DA1126">
        <w:rPr>
          <w:i/>
        </w:rPr>
        <w:t xml:space="preserve">Ecol. </w:t>
      </w:r>
      <w:proofErr w:type="spellStart"/>
      <w:r w:rsidRPr="00DA1126">
        <w:rPr>
          <w:i/>
        </w:rPr>
        <w:t>Monogr</w:t>
      </w:r>
      <w:proofErr w:type="spellEnd"/>
      <w:r w:rsidRPr="00DA1126">
        <w:rPr>
          <w:i/>
        </w:rPr>
        <w:t>.</w:t>
      </w:r>
      <w:r>
        <w:t>, 46, 257–291.</w:t>
      </w:r>
    </w:p>
    <w:p w14:paraId="7BE45861" w14:textId="77777777" w:rsidR="00997809" w:rsidRPr="002F04FB" w:rsidRDefault="00997809" w:rsidP="00997809">
      <w:pPr>
        <w:pStyle w:val="Compact"/>
        <w:ind w:left="576" w:hanging="576"/>
        <w:rPr>
          <w:rFonts w:eastAsia="Times New Roman"/>
        </w:rPr>
      </w:pPr>
      <w:proofErr w:type="spellStart"/>
      <w:r w:rsidRPr="006665A8">
        <w:rPr>
          <w:rFonts w:eastAsia="Times New Roman"/>
        </w:rPr>
        <w:t>Forister</w:t>
      </w:r>
      <w:proofErr w:type="spellEnd"/>
      <w:r w:rsidRPr="006665A8">
        <w:rPr>
          <w:rFonts w:eastAsia="Times New Roman"/>
        </w:rPr>
        <w:t xml:space="preserve">, M.L., Dyer, L. a, Singer, M.S., </w:t>
      </w:r>
      <w:proofErr w:type="spellStart"/>
      <w:r w:rsidRPr="006665A8">
        <w:rPr>
          <w:rFonts w:eastAsia="Times New Roman"/>
        </w:rPr>
        <w:t>Stireman</w:t>
      </w:r>
      <w:proofErr w:type="spellEnd"/>
      <w:r w:rsidRPr="006665A8">
        <w:rPr>
          <w:rFonts w:eastAsia="Times New Roman"/>
        </w:rPr>
        <w:t xml:space="preserve">, J.O. &amp; </w:t>
      </w:r>
      <w:proofErr w:type="spellStart"/>
      <w:r w:rsidRPr="006665A8">
        <w:rPr>
          <w:rFonts w:eastAsia="Times New Roman"/>
        </w:rPr>
        <w:t>Lill</w:t>
      </w:r>
      <w:proofErr w:type="spellEnd"/>
      <w:r w:rsidRPr="006665A8">
        <w:rPr>
          <w:rFonts w:eastAsia="Times New Roman"/>
        </w:rPr>
        <w:t xml:space="preserve">, J.T. (2012). Revisiting the evolution of ecological specialization, with emphasis on insect-plant interactions. </w:t>
      </w:r>
      <w:r w:rsidRPr="006665A8">
        <w:rPr>
          <w:rFonts w:eastAsia="Times New Roman"/>
          <w:i/>
          <w:iCs/>
        </w:rPr>
        <w:t>Ecology</w:t>
      </w:r>
      <w:r w:rsidRPr="006665A8">
        <w:rPr>
          <w:rFonts w:eastAsia="Times New Roman"/>
        </w:rPr>
        <w:t>, 93, 981–991</w:t>
      </w:r>
      <w:r>
        <w:rPr>
          <w:rFonts w:eastAsia="Times New Roman"/>
        </w:rPr>
        <w:t>.</w:t>
      </w:r>
    </w:p>
    <w:p w14:paraId="021F8CFC" w14:textId="77777777" w:rsidR="00997809" w:rsidRDefault="00997809" w:rsidP="00997809">
      <w:pPr>
        <w:pStyle w:val="Compact"/>
        <w:ind w:left="576" w:hanging="576"/>
        <w:rPr>
          <w:rFonts w:eastAsia="Times New Roman"/>
        </w:rPr>
      </w:pPr>
      <w:r w:rsidRPr="002F04FB">
        <w:rPr>
          <w:rFonts w:eastAsia="Times New Roman"/>
        </w:rPr>
        <w:t xml:space="preserve">Foster, M.S. (1977). Ecological and Nutritional Effects of Food Scarcity on a Tropical Frugivorous Bird and its Fruit Source. </w:t>
      </w:r>
      <w:r w:rsidRPr="002F04FB">
        <w:rPr>
          <w:rFonts w:eastAsia="Times New Roman"/>
          <w:i/>
          <w:iCs/>
        </w:rPr>
        <w:t>Ecology</w:t>
      </w:r>
      <w:r w:rsidRPr="002F04FB">
        <w:rPr>
          <w:rFonts w:eastAsia="Times New Roman"/>
        </w:rPr>
        <w:t>, 58, 73–85</w:t>
      </w:r>
      <w:r>
        <w:rPr>
          <w:rFonts w:eastAsia="Times New Roman"/>
        </w:rPr>
        <w:t>.</w:t>
      </w:r>
    </w:p>
    <w:p w14:paraId="0F7049E2" w14:textId="77777777" w:rsidR="00997809" w:rsidRDefault="00997809" w:rsidP="00997809">
      <w:pPr>
        <w:pStyle w:val="Compact"/>
        <w:ind w:left="576" w:hanging="576"/>
      </w:pPr>
      <w:proofErr w:type="spellStart"/>
      <w:r>
        <w:t>Futuyma</w:t>
      </w:r>
      <w:proofErr w:type="spellEnd"/>
      <w:r>
        <w:t xml:space="preserve">, D.J. &amp; Moreno, G. (1988). The evolution of ecological specialization. </w:t>
      </w:r>
      <w:proofErr w:type="spellStart"/>
      <w:r w:rsidRPr="00DA1126">
        <w:rPr>
          <w:i/>
        </w:rPr>
        <w:t>Annu</w:t>
      </w:r>
      <w:proofErr w:type="spellEnd"/>
      <w:r w:rsidRPr="00DA1126">
        <w:rPr>
          <w:i/>
        </w:rPr>
        <w:t xml:space="preserve"> Rev </w:t>
      </w:r>
      <w:proofErr w:type="spellStart"/>
      <w:r w:rsidRPr="00DA1126">
        <w:rPr>
          <w:i/>
        </w:rPr>
        <w:t>Ecol</w:t>
      </w:r>
      <w:proofErr w:type="spellEnd"/>
      <w:r w:rsidRPr="00DA1126">
        <w:rPr>
          <w:i/>
        </w:rPr>
        <w:t xml:space="preserve"> Syst</w:t>
      </w:r>
      <w:r>
        <w:rPr>
          <w:i/>
        </w:rPr>
        <w:t>.</w:t>
      </w:r>
      <w:r>
        <w:t>, 19, 207–233.</w:t>
      </w:r>
    </w:p>
    <w:p w14:paraId="61CF2EA1" w14:textId="77777777" w:rsidR="00997809" w:rsidRDefault="00997809" w:rsidP="00997809">
      <w:pPr>
        <w:pStyle w:val="Compact"/>
        <w:ind w:left="576" w:hanging="576"/>
      </w:pPr>
      <w:proofErr w:type="spellStart"/>
      <w:r w:rsidRPr="006C5198">
        <w:t>Futuyma</w:t>
      </w:r>
      <w:proofErr w:type="spellEnd"/>
      <w:r w:rsidRPr="006C5198">
        <w:t xml:space="preserve">, </w:t>
      </w:r>
      <w:r>
        <w:t xml:space="preserve">D. J. (2001) </w:t>
      </w:r>
      <w:r w:rsidRPr="006C5198">
        <w:t>Ecological spe</w:t>
      </w:r>
      <w:r>
        <w:t>cialization and generalization.</w:t>
      </w:r>
      <w:r w:rsidRPr="006C5198">
        <w:t xml:space="preserve"> </w:t>
      </w:r>
      <w:r w:rsidRPr="00B443A7">
        <w:rPr>
          <w:i/>
        </w:rPr>
        <w:t>Evolutionary ecology: concepts and case studies</w:t>
      </w:r>
      <w:r>
        <w:t xml:space="preserve">. Oxford. </w:t>
      </w:r>
      <w:r w:rsidRPr="00D111F5">
        <w:t>Oxford University Press</w:t>
      </w:r>
      <w:r>
        <w:t xml:space="preserve">. </w:t>
      </w:r>
    </w:p>
    <w:p w14:paraId="643CCAED" w14:textId="77777777" w:rsidR="00997809" w:rsidRDefault="00997809" w:rsidP="00997809">
      <w:pPr>
        <w:pStyle w:val="Compact"/>
        <w:ind w:left="576" w:hanging="576"/>
      </w:pPr>
      <w:proofErr w:type="spellStart"/>
      <w:r>
        <w:lastRenderedPageBreak/>
        <w:t>Gause</w:t>
      </w:r>
      <w:proofErr w:type="spellEnd"/>
      <w:r>
        <w:t xml:space="preserve">, G.F. (1934). Experimental Analysis of Vito </w:t>
      </w:r>
      <w:proofErr w:type="spellStart"/>
      <w:r>
        <w:t>Volterra’s</w:t>
      </w:r>
      <w:proofErr w:type="spellEnd"/>
      <w:r>
        <w:t xml:space="preserve"> Mathematical Theory of the Struggle for Existence. </w:t>
      </w:r>
      <w:r w:rsidRPr="00DA1126">
        <w:rPr>
          <w:i/>
        </w:rPr>
        <w:t>Science</w:t>
      </w:r>
      <w:r>
        <w:t>, 79, 16–17.</w:t>
      </w:r>
    </w:p>
    <w:p w14:paraId="0B41CA48" w14:textId="77777777" w:rsidR="00997809" w:rsidRDefault="00997809" w:rsidP="00997809">
      <w:pPr>
        <w:pStyle w:val="Compact"/>
        <w:ind w:left="576" w:hanging="576"/>
      </w:pPr>
      <w:r>
        <w:t xml:space="preserve">Grant, P.R. &amp; Grant, B.R. (2002). Unpredictable evolution in a 30-year study of Darwin’s finches. </w:t>
      </w:r>
      <w:r w:rsidRPr="00DA1126">
        <w:rPr>
          <w:i/>
        </w:rPr>
        <w:t>Science</w:t>
      </w:r>
      <w:r>
        <w:t>, 296, 707–11.</w:t>
      </w:r>
    </w:p>
    <w:p w14:paraId="75F9DA02" w14:textId="77777777" w:rsidR="00997809" w:rsidRDefault="00997809" w:rsidP="00997809">
      <w:pPr>
        <w:pStyle w:val="Compact"/>
        <w:ind w:left="576" w:hanging="576"/>
      </w:pPr>
      <w:r w:rsidRPr="001E7CBB">
        <w:t xml:space="preserve">Graham, C. H. et al. </w:t>
      </w:r>
      <w:r>
        <w:t>(</w:t>
      </w:r>
      <w:r w:rsidRPr="001E7CBB">
        <w:t>2012</w:t>
      </w:r>
      <w:r>
        <w:t>)</w:t>
      </w:r>
      <w:r w:rsidRPr="001E7CBB">
        <w:t>. Untangling the influence of ecological and evolutionary factors on trait variation ac</w:t>
      </w:r>
      <w:r>
        <w:t xml:space="preserve">ross hummingbird assemblages. </w:t>
      </w:r>
      <w:r w:rsidRPr="00D25B22">
        <w:rPr>
          <w:i/>
        </w:rPr>
        <w:t>Ecology</w:t>
      </w:r>
      <w:r>
        <w:t>, 93,</w:t>
      </w:r>
      <w:r w:rsidRPr="001E7CBB">
        <w:t xml:space="preserve"> 99–111.</w:t>
      </w:r>
    </w:p>
    <w:p w14:paraId="0D2D853A" w14:textId="77777777" w:rsidR="00997809" w:rsidRDefault="00997809" w:rsidP="00997809">
      <w:pPr>
        <w:pStyle w:val="Compact"/>
        <w:ind w:left="576" w:hanging="576"/>
      </w:pPr>
      <w:r>
        <w:t xml:space="preserve">Hadley, A.S. &amp; Betts, M.G. (2009). Tropical deforestation alters hummingbird movement patterns. </w:t>
      </w:r>
      <w:r w:rsidRPr="00DA1126">
        <w:rPr>
          <w:i/>
        </w:rPr>
        <w:t>Biol. Lett.</w:t>
      </w:r>
      <w:r>
        <w:t>, 5, 207–210.</w:t>
      </w:r>
    </w:p>
    <w:p w14:paraId="265CB759" w14:textId="77777777" w:rsidR="00997809" w:rsidRPr="00996F6B" w:rsidRDefault="00997809" w:rsidP="00997809">
      <w:pPr>
        <w:pStyle w:val="Compact"/>
        <w:ind w:left="576" w:hanging="576"/>
      </w:pPr>
      <w:proofErr w:type="spellStart"/>
      <w:r>
        <w:t>Hilty</w:t>
      </w:r>
      <w:proofErr w:type="spellEnd"/>
      <w:r>
        <w:t xml:space="preserve">, S. (1997). Seasonal Distribution of Birds at a Cloud-Forest Locality, the </w:t>
      </w:r>
      <w:proofErr w:type="spellStart"/>
      <w:r>
        <w:t>Anchicayá</w:t>
      </w:r>
      <w:proofErr w:type="spellEnd"/>
      <w:r>
        <w:t xml:space="preserve"> Valley, in Western Colombia. </w:t>
      </w:r>
      <w:proofErr w:type="spellStart"/>
      <w:r w:rsidRPr="00DA1126">
        <w:rPr>
          <w:i/>
        </w:rPr>
        <w:t>Ornithol</w:t>
      </w:r>
      <w:proofErr w:type="spellEnd"/>
      <w:r w:rsidRPr="00DA1126">
        <w:rPr>
          <w:i/>
        </w:rPr>
        <w:t xml:space="preserve">. </w:t>
      </w:r>
      <w:proofErr w:type="spellStart"/>
      <w:r w:rsidRPr="00DA1126">
        <w:rPr>
          <w:i/>
        </w:rPr>
        <w:t>Monogr</w:t>
      </w:r>
      <w:proofErr w:type="spellEnd"/>
      <w:r w:rsidRPr="00DA1126">
        <w:rPr>
          <w:i/>
        </w:rPr>
        <w:t>.</w:t>
      </w:r>
      <w:r>
        <w:t>, 321–343.</w:t>
      </w:r>
    </w:p>
    <w:p w14:paraId="4DF28A6D" w14:textId="77777777" w:rsidR="00997809" w:rsidRPr="00996F6B" w:rsidRDefault="00997809" w:rsidP="00997809">
      <w:pPr>
        <w:pStyle w:val="Compact"/>
        <w:ind w:left="576" w:hanging="576"/>
        <w:rPr>
          <w:rFonts w:eastAsia="Times New Roman"/>
          <w:iCs/>
        </w:rPr>
      </w:pPr>
      <w:r w:rsidRPr="00996F6B">
        <w:rPr>
          <w:rFonts w:eastAsia="Times New Roman"/>
        </w:rPr>
        <w:t xml:space="preserve">Holt, R.D., Grover, J. &amp; </w:t>
      </w:r>
      <w:proofErr w:type="spellStart"/>
      <w:r w:rsidRPr="00996F6B">
        <w:rPr>
          <w:rFonts w:eastAsia="Times New Roman"/>
        </w:rPr>
        <w:t>Tilman</w:t>
      </w:r>
      <w:proofErr w:type="spellEnd"/>
      <w:r w:rsidRPr="00996F6B">
        <w:rPr>
          <w:rFonts w:eastAsia="Times New Roman"/>
        </w:rPr>
        <w:t xml:space="preserve">, D. (1994). Simple Rules for Interspecific Dominance in Systems with Exploitative and Apparent Competition. </w:t>
      </w:r>
      <w:r>
        <w:rPr>
          <w:rFonts w:eastAsia="Times New Roman"/>
          <w:i/>
          <w:iCs/>
        </w:rPr>
        <w:t xml:space="preserve">Am. Nat., </w:t>
      </w:r>
      <w:r w:rsidRPr="00996F6B">
        <w:rPr>
          <w:rFonts w:eastAsia="Times New Roman"/>
          <w:iCs/>
        </w:rPr>
        <w:t>144, 741-771.</w:t>
      </w:r>
    </w:p>
    <w:p w14:paraId="6CB5612B" w14:textId="77777777" w:rsidR="00997809" w:rsidRDefault="00997809" w:rsidP="00997809">
      <w:pPr>
        <w:pStyle w:val="Compact"/>
        <w:ind w:left="576" w:hanging="576"/>
      </w:pPr>
      <w:proofErr w:type="spellStart"/>
      <w:r>
        <w:t>Jordano</w:t>
      </w:r>
      <w:proofErr w:type="spellEnd"/>
      <w:r>
        <w:t xml:space="preserve">, P. (1987). Patterns of Mutualistic Interactions in Pollination and Seed Dispersal: </w:t>
      </w:r>
      <w:proofErr w:type="spellStart"/>
      <w:r>
        <w:t>Connectance</w:t>
      </w:r>
      <w:proofErr w:type="spellEnd"/>
      <w:r>
        <w:t xml:space="preserve">, Dependence Asymmetries, and Coevolution. </w:t>
      </w:r>
      <w:r w:rsidRPr="00DA1126">
        <w:rPr>
          <w:i/>
        </w:rPr>
        <w:t>Am. Nat.</w:t>
      </w:r>
      <w:r>
        <w:t>, 129, 657-677.</w:t>
      </w:r>
    </w:p>
    <w:p w14:paraId="055DAC34" w14:textId="77777777" w:rsidR="00997809" w:rsidRDefault="00997809" w:rsidP="00997809">
      <w:pPr>
        <w:pStyle w:val="Compact"/>
        <w:ind w:left="576" w:hanging="576"/>
      </w:pPr>
      <w:r>
        <w:t xml:space="preserve">Krishna, A., </w:t>
      </w:r>
      <w:proofErr w:type="spellStart"/>
      <w:r>
        <w:t>Guimaraes</w:t>
      </w:r>
      <w:proofErr w:type="spellEnd"/>
      <w:r>
        <w:t xml:space="preserve">, J.P.R., </w:t>
      </w:r>
      <w:proofErr w:type="spellStart"/>
      <w:r>
        <w:t>Jordano</w:t>
      </w:r>
      <w:proofErr w:type="spellEnd"/>
      <w:r>
        <w:t xml:space="preserve">, P. &amp; </w:t>
      </w:r>
      <w:proofErr w:type="spellStart"/>
      <w:r>
        <w:t>Bascompte</w:t>
      </w:r>
      <w:proofErr w:type="spellEnd"/>
      <w:r>
        <w:t xml:space="preserve">, J. (2008). A neutral-niche theory of </w:t>
      </w:r>
      <w:proofErr w:type="spellStart"/>
      <w:r>
        <w:t>nestedness</w:t>
      </w:r>
      <w:proofErr w:type="spellEnd"/>
      <w:r>
        <w:t xml:space="preserve"> in mutualistic networks. </w:t>
      </w:r>
      <w:proofErr w:type="spellStart"/>
      <w:r w:rsidRPr="00DA1126">
        <w:rPr>
          <w:i/>
        </w:rPr>
        <w:t>Oikos</w:t>
      </w:r>
      <w:proofErr w:type="spellEnd"/>
      <w:r>
        <w:t>, 117, 1609–1618.</w:t>
      </w:r>
    </w:p>
    <w:p w14:paraId="75A40AD9" w14:textId="77777777" w:rsidR="00997809" w:rsidRDefault="00997809" w:rsidP="00997809">
      <w:pPr>
        <w:pStyle w:val="Compact"/>
        <w:ind w:left="576" w:hanging="576"/>
      </w:pPr>
      <w:r>
        <w:t xml:space="preserve">Levey, D.J., </w:t>
      </w:r>
      <w:proofErr w:type="spellStart"/>
      <w:r>
        <w:t>Moermand</w:t>
      </w:r>
      <w:proofErr w:type="spellEnd"/>
      <w:r>
        <w:t xml:space="preserve">, T. &amp; </w:t>
      </w:r>
      <w:proofErr w:type="spellStart"/>
      <w:r>
        <w:t>Denslow</w:t>
      </w:r>
      <w:proofErr w:type="spellEnd"/>
      <w:r>
        <w:t xml:space="preserve">, J.S. (1984). Fruit choice in </w:t>
      </w:r>
      <w:proofErr w:type="spellStart"/>
      <w:r>
        <w:t>neotropical</w:t>
      </w:r>
      <w:proofErr w:type="spellEnd"/>
      <w:r>
        <w:t xml:space="preserve"> birds; the effects of distance between fruits on preference patterns. </w:t>
      </w:r>
      <w:r w:rsidRPr="00DA1126">
        <w:rPr>
          <w:i/>
        </w:rPr>
        <w:t>Ecology</w:t>
      </w:r>
      <w:r>
        <w:t>, 65, 844–850.</w:t>
      </w:r>
    </w:p>
    <w:p w14:paraId="31411D5F" w14:textId="77777777" w:rsidR="00997809" w:rsidRDefault="00997809" w:rsidP="00997809">
      <w:pPr>
        <w:pStyle w:val="Compact"/>
        <w:ind w:left="576" w:hanging="576"/>
      </w:pPr>
      <w:r>
        <w:t xml:space="preserve">Levine, J.M. &amp; </w:t>
      </w:r>
      <w:proofErr w:type="spellStart"/>
      <w:r>
        <w:t>HilleRisLambers</w:t>
      </w:r>
      <w:proofErr w:type="spellEnd"/>
      <w:r>
        <w:t xml:space="preserve">, J. (2009). The importance of niches for the maintenance of species diversity. </w:t>
      </w:r>
      <w:r w:rsidRPr="00DA1126">
        <w:rPr>
          <w:i/>
        </w:rPr>
        <w:t>Nature</w:t>
      </w:r>
      <w:r>
        <w:t>, 461, 254–257.</w:t>
      </w:r>
    </w:p>
    <w:p w14:paraId="2A1086C7" w14:textId="77777777" w:rsidR="00997809" w:rsidRDefault="00997809" w:rsidP="00997809">
      <w:pPr>
        <w:pStyle w:val="Compact"/>
        <w:ind w:left="576" w:hanging="576"/>
      </w:pPr>
      <w:proofErr w:type="spellStart"/>
      <w:r>
        <w:t>Liem</w:t>
      </w:r>
      <w:proofErr w:type="spellEnd"/>
      <w:r>
        <w:t xml:space="preserve">, K.F. (1973). Evolutionary Strategies and Morphological Innovations: Cichlid Pharyngeal Jaws. </w:t>
      </w:r>
      <w:r w:rsidRPr="00DA1126">
        <w:rPr>
          <w:i/>
        </w:rPr>
        <w:t>Syst. Zool.</w:t>
      </w:r>
      <w:r>
        <w:t>, 22, 425-441.</w:t>
      </w:r>
    </w:p>
    <w:p w14:paraId="570F3BC9" w14:textId="77777777" w:rsidR="00997809" w:rsidRDefault="00997809" w:rsidP="00997809">
      <w:pPr>
        <w:pStyle w:val="Compact"/>
        <w:ind w:left="576" w:hanging="576"/>
      </w:pPr>
      <w:proofErr w:type="spellStart"/>
      <w:r>
        <w:lastRenderedPageBreak/>
        <w:t>Loiselle</w:t>
      </w:r>
      <w:proofErr w:type="spellEnd"/>
      <w:r>
        <w:t xml:space="preserve">, B.A. &amp; Blake, J.G. (1993). Spatial distribution of understory fruit-eating birds and fruiting plants in a </w:t>
      </w:r>
      <w:proofErr w:type="spellStart"/>
      <w:r>
        <w:t>neotropical</w:t>
      </w:r>
      <w:proofErr w:type="spellEnd"/>
      <w:r>
        <w:t xml:space="preserve"> lowland wet forest. </w:t>
      </w:r>
      <w:proofErr w:type="spellStart"/>
      <w:r w:rsidRPr="00DA1126">
        <w:rPr>
          <w:i/>
        </w:rPr>
        <w:t>Vegetatio</w:t>
      </w:r>
      <w:proofErr w:type="spellEnd"/>
      <w:r>
        <w:t>, 107-108, 177–189.</w:t>
      </w:r>
    </w:p>
    <w:p w14:paraId="7E757066" w14:textId="77777777" w:rsidR="00997809" w:rsidRDefault="00997809" w:rsidP="00997809">
      <w:pPr>
        <w:pStyle w:val="Compact"/>
        <w:ind w:left="576" w:hanging="576"/>
        <w:rPr>
          <w:rFonts w:eastAsia="Times New Roman"/>
        </w:rPr>
      </w:pPr>
      <w:r w:rsidRPr="00A02D06">
        <w:rPr>
          <w:rFonts w:eastAsia="Times New Roman"/>
        </w:rPr>
        <w:t xml:space="preserve">Lynch, H.J., Thorson, J.T. &amp; Shelton, A.O. (2014). Dealing with under- and over-dispersed count data in life history, spatial, and community ecology. </w:t>
      </w:r>
      <w:r w:rsidRPr="00A02D06">
        <w:rPr>
          <w:rFonts w:eastAsia="Times New Roman"/>
          <w:i/>
          <w:iCs/>
        </w:rPr>
        <w:t>Ecology</w:t>
      </w:r>
      <w:r w:rsidRPr="00A02D06">
        <w:rPr>
          <w:rFonts w:eastAsia="Times New Roman"/>
        </w:rPr>
        <w:t>, 95, 3173–3180.</w:t>
      </w:r>
    </w:p>
    <w:p w14:paraId="7A65E5D9" w14:textId="77777777" w:rsidR="00997809" w:rsidRPr="00002429" w:rsidRDefault="00997809" w:rsidP="00997809">
      <w:pPr>
        <w:pStyle w:val="Compact"/>
        <w:ind w:left="576" w:hanging="576"/>
      </w:pPr>
      <w:r>
        <w:t xml:space="preserve">MacArthur, R. (1958). Population ecology of some warblers of northeastern coniferous forests. </w:t>
      </w:r>
      <w:r w:rsidRPr="00DA1126">
        <w:rPr>
          <w:i/>
        </w:rPr>
        <w:t>Ecology</w:t>
      </w:r>
      <w:r>
        <w:t>, 39, 599–619.</w:t>
      </w:r>
    </w:p>
    <w:p w14:paraId="322FAC25" w14:textId="77777777" w:rsidR="00997809" w:rsidRDefault="00997809" w:rsidP="00997809">
      <w:pPr>
        <w:pStyle w:val="Compact"/>
        <w:ind w:left="576" w:hanging="576"/>
      </w:pPr>
      <w:r w:rsidRPr="00002429">
        <w:rPr>
          <w:rFonts w:eastAsia="Times New Roman"/>
        </w:rPr>
        <w:t xml:space="preserve">Macarthur, R.H. &amp; </w:t>
      </w:r>
      <w:proofErr w:type="spellStart"/>
      <w:r w:rsidRPr="00002429">
        <w:rPr>
          <w:rFonts w:eastAsia="Times New Roman"/>
        </w:rPr>
        <w:t>Pianka</w:t>
      </w:r>
      <w:proofErr w:type="spellEnd"/>
      <w:r w:rsidRPr="00002429">
        <w:rPr>
          <w:rFonts w:eastAsia="Times New Roman"/>
        </w:rPr>
        <w:t xml:space="preserve">, E.R. (1966). On optimal use of a patchy environment. </w:t>
      </w:r>
      <w:r w:rsidRPr="00002429">
        <w:rPr>
          <w:rFonts w:eastAsia="Times New Roman"/>
          <w:i/>
          <w:iCs/>
        </w:rPr>
        <w:t>Am. Nat.</w:t>
      </w:r>
      <w:r w:rsidRPr="00002429">
        <w:rPr>
          <w:rFonts w:eastAsia="Times New Roman"/>
        </w:rPr>
        <w:t>, 100, 603–609</w:t>
      </w:r>
      <w:r>
        <w:rPr>
          <w:rFonts w:eastAsia="Times New Roman"/>
        </w:rPr>
        <w:t>.</w:t>
      </w:r>
    </w:p>
    <w:p w14:paraId="69EBDA16" w14:textId="77777777" w:rsidR="00997809" w:rsidRPr="007F0E12" w:rsidRDefault="00997809" w:rsidP="00997809">
      <w:pPr>
        <w:pStyle w:val="Compact"/>
        <w:ind w:left="576" w:hanging="576"/>
        <w:rPr>
          <w:lang w:val="de-CH"/>
          <w:rPrChange w:id="56" w:author="Catherine Graham" w:date="2016-12-06T09:55:00Z">
            <w:rPr/>
          </w:rPrChange>
        </w:rPr>
      </w:pPr>
      <w:r>
        <w:t xml:space="preserve">MacArthur, R. &amp; </w:t>
      </w:r>
      <w:proofErr w:type="spellStart"/>
      <w:r>
        <w:t>Levins</w:t>
      </w:r>
      <w:proofErr w:type="spellEnd"/>
      <w:r>
        <w:t xml:space="preserve">, R. (1967). The limiting similarity, convergence, and divergence of coexisting species. </w:t>
      </w:r>
      <w:r w:rsidRPr="007F0E12">
        <w:rPr>
          <w:i/>
          <w:lang w:val="de-CH"/>
          <w:rPrChange w:id="57" w:author="Catherine Graham" w:date="2016-12-06T09:55:00Z">
            <w:rPr>
              <w:i/>
            </w:rPr>
          </w:rPrChange>
        </w:rPr>
        <w:t>Am. Nat.</w:t>
      </w:r>
      <w:r w:rsidRPr="007F0E12">
        <w:rPr>
          <w:lang w:val="de-CH"/>
          <w:rPrChange w:id="58" w:author="Catherine Graham" w:date="2016-12-06T09:55:00Z">
            <w:rPr/>
          </w:rPrChange>
        </w:rPr>
        <w:t>, 101, 377–385.</w:t>
      </w:r>
    </w:p>
    <w:p w14:paraId="181A653F" w14:textId="77777777" w:rsidR="00997809" w:rsidRDefault="00997809" w:rsidP="00997809">
      <w:pPr>
        <w:pStyle w:val="Compact"/>
        <w:ind w:left="576" w:hanging="576"/>
        <w:rPr>
          <w:rFonts w:eastAsia="Times New Roman"/>
        </w:rPr>
      </w:pPr>
      <w:r w:rsidRPr="007F0E12">
        <w:rPr>
          <w:rFonts w:eastAsia="Times New Roman"/>
          <w:lang w:val="de-CH"/>
          <w:rPrChange w:id="59" w:author="Catherine Graham" w:date="2016-12-06T09:55:00Z">
            <w:rPr>
              <w:rFonts w:eastAsia="Times New Roman"/>
            </w:rPr>
          </w:rPrChange>
        </w:rPr>
        <w:t xml:space="preserve">MacArthur, R.H., Diamond, J.M. &amp; Karr, J.R. (1972). </w:t>
      </w:r>
      <w:r w:rsidRPr="001E68F8">
        <w:rPr>
          <w:rFonts w:eastAsia="Times New Roman"/>
        </w:rPr>
        <w:t xml:space="preserve">Density Compensation in Island Faunas. </w:t>
      </w:r>
      <w:r w:rsidRPr="001E68F8">
        <w:rPr>
          <w:rFonts w:eastAsia="Times New Roman"/>
          <w:i/>
          <w:iCs/>
        </w:rPr>
        <w:t>Ecology</w:t>
      </w:r>
      <w:r w:rsidRPr="001E68F8">
        <w:rPr>
          <w:rFonts w:eastAsia="Times New Roman"/>
        </w:rPr>
        <w:t>, 53, 330–342</w:t>
      </w:r>
      <w:r>
        <w:rPr>
          <w:rFonts w:eastAsia="Times New Roman"/>
        </w:rPr>
        <w:t>.</w:t>
      </w:r>
    </w:p>
    <w:p w14:paraId="47AAE0E7" w14:textId="77777777" w:rsidR="00997809" w:rsidRPr="00796071" w:rsidRDefault="00997809" w:rsidP="00997809">
      <w:pPr>
        <w:pStyle w:val="Compact"/>
        <w:ind w:left="576" w:hanging="576"/>
        <w:rPr>
          <w:rFonts w:eastAsia="Times New Roman"/>
        </w:rPr>
      </w:pPr>
      <w:r w:rsidRPr="00A15846">
        <w:rPr>
          <w:rFonts w:eastAsia="Times New Roman"/>
        </w:rPr>
        <w:t xml:space="preserve">MacArthur R. H. </w:t>
      </w:r>
      <w:r>
        <w:rPr>
          <w:rFonts w:eastAsia="Times New Roman"/>
        </w:rPr>
        <w:t>(</w:t>
      </w:r>
      <w:r w:rsidRPr="00A15846">
        <w:rPr>
          <w:rFonts w:eastAsia="Times New Roman"/>
        </w:rPr>
        <w:t>1972</w:t>
      </w:r>
      <w:r>
        <w:rPr>
          <w:rFonts w:eastAsia="Times New Roman"/>
        </w:rPr>
        <w:t>).</w:t>
      </w:r>
      <w:r w:rsidRPr="00A15846">
        <w:rPr>
          <w:rFonts w:eastAsia="Times New Roman"/>
        </w:rPr>
        <w:t xml:space="preserve"> </w:t>
      </w:r>
      <w:r w:rsidRPr="00730CEC">
        <w:rPr>
          <w:rFonts w:eastAsia="Times New Roman"/>
          <w:i/>
        </w:rPr>
        <w:t>Geographical ecology: patterns in the distribution of species</w:t>
      </w:r>
      <w:r w:rsidRPr="00A15846">
        <w:rPr>
          <w:rFonts w:eastAsia="Times New Roman"/>
        </w:rPr>
        <w:t>. New York</w:t>
      </w:r>
      <w:r>
        <w:rPr>
          <w:rFonts w:eastAsia="Times New Roman"/>
        </w:rPr>
        <w:t>.</w:t>
      </w:r>
      <w:r w:rsidRPr="00A15846">
        <w:rPr>
          <w:rFonts w:eastAsia="Times New Roman"/>
        </w:rPr>
        <w:t xml:space="preserve"> Harper &amp; Row.</w:t>
      </w:r>
    </w:p>
    <w:p w14:paraId="0182CE8C" w14:textId="77777777" w:rsidR="00997809" w:rsidRDefault="00997809" w:rsidP="00997809">
      <w:pPr>
        <w:pStyle w:val="Compact"/>
        <w:ind w:left="576" w:hanging="576"/>
      </w:pPr>
      <w:r>
        <w:rPr>
          <w:rFonts w:eastAsia="Times New Roman"/>
        </w:rPr>
        <w:t xml:space="preserve">Mac </w:t>
      </w:r>
      <w:proofErr w:type="spellStart"/>
      <w:r>
        <w:rPr>
          <w:rFonts w:eastAsia="Times New Roman"/>
        </w:rPr>
        <w:t>Nally</w:t>
      </w:r>
      <w:proofErr w:type="spellEnd"/>
      <w:r>
        <w:rPr>
          <w:rFonts w:eastAsia="Times New Roman"/>
        </w:rPr>
        <w:t xml:space="preserve">, R. &amp; </w:t>
      </w:r>
      <w:proofErr w:type="spellStart"/>
      <w:r>
        <w:rPr>
          <w:rFonts w:eastAsia="Times New Roman"/>
        </w:rPr>
        <w:t>Timewell</w:t>
      </w:r>
      <w:proofErr w:type="spellEnd"/>
      <w:r>
        <w:rPr>
          <w:rFonts w:eastAsia="Times New Roman"/>
        </w:rPr>
        <w:t xml:space="preserve">, C. </w:t>
      </w:r>
      <w:r w:rsidRPr="00796071">
        <w:rPr>
          <w:rFonts w:eastAsia="Times New Roman"/>
        </w:rPr>
        <w:t xml:space="preserve">(2005). Resource availability controls bird-assemblage composition through interspecific aggression. </w:t>
      </w:r>
      <w:r w:rsidRPr="00796071">
        <w:rPr>
          <w:rFonts w:eastAsia="Times New Roman"/>
          <w:i/>
          <w:iCs/>
        </w:rPr>
        <w:t>Auk</w:t>
      </w:r>
      <w:r w:rsidRPr="00796071">
        <w:rPr>
          <w:rFonts w:eastAsia="Times New Roman"/>
        </w:rPr>
        <w:t>, 122, 1097–1111.</w:t>
      </w:r>
    </w:p>
    <w:p w14:paraId="123A6F0F" w14:textId="77777777" w:rsidR="00997809" w:rsidRDefault="00997809" w:rsidP="00997809">
      <w:pPr>
        <w:pStyle w:val="Compact"/>
        <w:ind w:left="576" w:hanging="576"/>
      </w:pPr>
      <w:proofErr w:type="spellStart"/>
      <w:r>
        <w:t>Maglianesi</w:t>
      </w:r>
      <w:proofErr w:type="spellEnd"/>
      <w:r>
        <w:t xml:space="preserve">, M.A., </w:t>
      </w:r>
      <w:proofErr w:type="spellStart"/>
      <w:r>
        <w:t>Bluthgen</w:t>
      </w:r>
      <w:proofErr w:type="spellEnd"/>
      <w:r>
        <w:t xml:space="preserve">, N., </w:t>
      </w:r>
      <w:proofErr w:type="spellStart"/>
      <w:r>
        <w:t>Bohning-Gaese</w:t>
      </w:r>
      <w:proofErr w:type="spellEnd"/>
      <w:r>
        <w:t xml:space="preserve">, K. &amp; </w:t>
      </w:r>
      <w:proofErr w:type="spellStart"/>
      <w:r>
        <w:t>Schleuning</w:t>
      </w:r>
      <w:proofErr w:type="spellEnd"/>
      <w:r>
        <w:t xml:space="preserve">, M. (2014). Morphological traits determine specialization and resource use in plant-hummingbird networks in the </w:t>
      </w:r>
      <w:proofErr w:type="spellStart"/>
      <w:r>
        <w:t>neotropics</w:t>
      </w:r>
      <w:proofErr w:type="spellEnd"/>
      <w:r>
        <w:t xml:space="preserve">. </w:t>
      </w:r>
      <w:r w:rsidRPr="00DA1126">
        <w:rPr>
          <w:i/>
        </w:rPr>
        <w:t>Ecology</w:t>
      </w:r>
      <w:r>
        <w:t>, 95, 3325–3334.</w:t>
      </w:r>
    </w:p>
    <w:p w14:paraId="66C34DA4" w14:textId="77777777" w:rsidR="00997809" w:rsidRDefault="00997809" w:rsidP="00997809">
      <w:pPr>
        <w:pStyle w:val="Compact"/>
        <w:ind w:left="576" w:hanging="576"/>
      </w:pPr>
      <w:r>
        <w:t xml:space="preserve">Maruyama, P.K., </w:t>
      </w:r>
      <w:proofErr w:type="spellStart"/>
      <w:r>
        <w:t>Vizentin-Bugoni</w:t>
      </w:r>
      <w:proofErr w:type="spellEnd"/>
      <w:r>
        <w:t xml:space="preserve">, J., Oliveira, G.M., Oliveira, P.E. &amp; Dalsgaard, B. (2014). Morphological and </w:t>
      </w:r>
      <w:proofErr w:type="spellStart"/>
      <w:r>
        <w:t>Spatio</w:t>
      </w:r>
      <w:proofErr w:type="spellEnd"/>
      <w:r>
        <w:t xml:space="preserve">-Temporal Mismatches Shape a Neotropical Savanna Plant-Hummingbird Network. </w:t>
      </w:r>
      <w:proofErr w:type="spellStart"/>
      <w:r w:rsidRPr="00DA1126">
        <w:rPr>
          <w:i/>
        </w:rPr>
        <w:t>Biotropica</w:t>
      </w:r>
      <w:proofErr w:type="spellEnd"/>
      <w:r>
        <w:t>, 46, 740–747.</w:t>
      </w:r>
    </w:p>
    <w:p w14:paraId="28270955" w14:textId="02C12F1B" w:rsidR="007D2371" w:rsidRPr="007D2371" w:rsidRDefault="00997809" w:rsidP="007D2371">
      <w:pPr>
        <w:pStyle w:val="Compact"/>
        <w:ind w:left="576" w:hanging="576"/>
      </w:pPr>
      <w:r>
        <w:lastRenderedPageBreak/>
        <w:t>Miller-</w:t>
      </w:r>
      <w:proofErr w:type="spellStart"/>
      <w:r>
        <w:t>Struttmann</w:t>
      </w:r>
      <w:proofErr w:type="spellEnd"/>
      <w:r>
        <w:t xml:space="preserve">, N.E. &amp; Galen, C. (2014). High-altitude multi-taskers: bumble bee food plant use broadens along an altitudinal productivity gradient. </w:t>
      </w:r>
      <w:proofErr w:type="spellStart"/>
      <w:r w:rsidRPr="00DA1126">
        <w:rPr>
          <w:i/>
        </w:rPr>
        <w:t>Oecologia</w:t>
      </w:r>
      <w:proofErr w:type="spellEnd"/>
      <w:r>
        <w:t>, 176, 1033–1045.</w:t>
      </w:r>
    </w:p>
    <w:p w14:paraId="4A3D0FE1" w14:textId="2B43014D" w:rsidR="007D2371" w:rsidRDefault="007D2371" w:rsidP="007D2371">
      <w:pPr>
        <w:pStyle w:val="Compact"/>
        <w:ind w:left="576" w:hanging="576"/>
      </w:pPr>
      <w:proofErr w:type="spellStart"/>
      <w:r w:rsidRPr="007D2371">
        <w:rPr>
          <w:rFonts w:eastAsia="Times New Roman"/>
        </w:rPr>
        <w:t>Muchhala</w:t>
      </w:r>
      <w:proofErr w:type="spellEnd"/>
      <w:r w:rsidRPr="007D2371">
        <w:rPr>
          <w:rFonts w:eastAsia="Times New Roman"/>
        </w:rPr>
        <w:t xml:space="preserve">, N. &amp; Thomson, J.D. (2009). Going to great lengths: selection for long corolla tubes in an extremely specialized bat-flower mutualism. </w:t>
      </w:r>
      <w:r w:rsidRPr="007D2371">
        <w:rPr>
          <w:rFonts w:eastAsia="Times New Roman"/>
          <w:i/>
          <w:iCs/>
        </w:rPr>
        <w:t>Proc. R. Soc. B Biol. Sci.</w:t>
      </w:r>
      <w:r w:rsidRPr="007D2371">
        <w:rPr>
          <w:rFonts w:eastAsia="Times New Roman"/>
        </w:rPr>
        <w:t>, 276, 2147–52</w:t>
      </w:r>
      <w:r>
        <w:rPr>
          <w:rFonts w:eastAsia="Times New Roman"/>
        </w:rPr>
        <w:t>.</w:t>
      </w:r>
    </w:p>
    <w:p w14:paraId="5CA743E1" w14:textId="77777777" w:rsidR="00997809" w:rsidRDefault="00997809" w:rsidP="00997809">
      <w:pPr>
        <w:pStyle w:val="Compact"/>
        <w:ind w:left="576" w:hanging="576"/>
      </w:pPr>
      <w:proofErr w:type="spellStart"/>
      <w:r>
        <w:t>Muchhala</w:t>
      </w:r>
      <w:proofErr w:type="spellEnd"/>
      <w:r>
        <w:t xml:space="preserve">, N. &amp; Thomson, J.D. (2010). Fur versus feathers: Pollen delivery by bats and hummingbirds and consequences for pollen production. </w:t>
      </w:r>
      <w:r w:rsidRPr="00DA1126">
        <w:rPr>
          <w:i/>
        </w:rPr>
        <w:t>Am. Nat.,</w:t>
      </w:r>
      <w:r>
        <w:t xml:space="preserve"> 175, 717–726.</w:t>
      </w:r>
    </w:p>
    <w:p w14:paraId="17E3F445" w14:textId="77777777" w:rsidR="00997809" w:rsidRDefault="00997809" w:rsidP="00997809">
      <w:pPr>
        <w:pStyle w:val="Compact"/>
        <w:ind w:left="576" w:hanging="576"/>
      </w:pPr>
      <w:r>
        <w:t xml:space="preserve">Northfield, T.D., Snyder, G.B., Ives, A.R. &amp; Snyder, W.E. (2010). Niche saturation reveals resource partitioning among consumers. </w:t>
      </w:r>
      <w:r w:rsidRPr="00DA1126">
        <w:rPr>
          <w:i/>
        </w:rPr>
        <w:t>Ecol. Lett.</w:t>
      </w:r>
      <w:r>
        <w:t>, 13, 338–48.</w:t>
      </w:r>
    </w:p>
    <w:p w14:paraId="1F1EB344" w14:textId="77777777" w:rsidR="00997809" w:rsidRPr="005F34F8" w:rsidRDefault="00997809" w:rsidP="00997809">
      <w:pPr>
        <w:pStyle w:val="Compact"/>
        <w:ind w:left="576" w:hanging="576"/>
      </w:pPr>
      <w:proofErr w:type="spellStart"/>
      <w:r>
        <w:t>Olito</w:t>
      </w:r>
      <w:proofErr w:type="spellEnd"/>
      <w:r>
        <w:t xml:space="preserve">, C. &amp; Fox, J.W. (2015). Species traits and abundances predict metrics of plant-pollinator network structure, but not pairwise interactions. </w:t>
      </w:r>
      <w:proofErr w:type="spellStart"/>
      <w:r w:rsidRPr="00DA1126">
        <w:rPr>
          <w:i/>
        </w:rPr>
        <w:t>Oikos</w:t>
      </w:r>
      <w:proofErr w:type="spellEnd"/>
      <w:r>
        <w:t>, 124, 428–436.</w:t>
      </w:r>
    </w:p>
    <w:p w14:paraId="77CFF404" w14:textId="77777777" w:rsidR="00997809" w:rsidRPr="007F0E12" w:rsidRDefault="00997809" w:rsidP="00997809">
      <w:pPr>
        <w:pStyle w:val="Compact"/>
        <w:ind w:left="576" w:hanging="576"/>
        <w:rPr>
          <w:lang w:val="it-IT"/>
          <w:rPrChange w:id="60" w:author="Catherine Graham" w:date="2016-12-06T09:55:00Z">
            <w:rPr/>
          </w:rPrChange>
        </w:rPr>
      </w:pPr>
      <w:proofErr w:type="spellStart"/>
      <w:r w:rsidRPr="005F34F8">
        <w:rPr>
          <w:rFonts w:eastAsia="Times New Roman"/>
        </w:rPr>
        <w:t>Olesen</w:t>
      </w:r>
      <w:proofErr w:type="spellEnd"/>
      <w:r w:rsidRPr="005F34F8">
        <w:rPr>
          <w:rFonts w:eastAsia="Times New Roman"/>
        </w:rPr>
        <w:t xml:space="preserve">, J.M., </w:t>
      </w:r>
      <w:proofErr w:type="spellStart"/>
      <w:r w:rsidRPr="005F34F8">
        <w:rPr>
          <w:rFonts w:eastAsia="Times New Roman"/>
        </w:rPr>
        <w:t>Stefanescu</w:t>
      </w:r>
      <w:proofErr w:type="spellEnd"/>
      <w:r w:rsidRPr="005F34F8">
        <w:rPr>
          <w:rFonts w:eastAsia="Times New Roman"/>
        </w:rPr>
        <w:t xml:space="preserve">, C. &amp; </w:t>
      </w:r>
      <w:proofErr w:type="spellStart"/>
      <w:r w:rsidRPr="005F34F8">
        <w:rPr>
          <w:rFonts w:eastAsia="Times New Roman"/>
        </w:rPr>
        <w:t>Traveset</w:t>
      </w:r>
      <w:proofErr w:type="spellEnd"/>
      <w:r w:rsidRPr="005F34F8">
        <w:rPr>
          <w:rFonts w:eastAsia="Times New Roman"/>
        </w:rPr>
        <w:t xml:space="preserve">, A. (2011). Strong, long-term temporal dynamics of an ecological network. </w:t>
      </w:r>
      <w:proofErr w:type="spellStart"/>
      <w:r w:rsidRPr="007F0E12">
        <w:rPr>
          <w:rFonts w:eastAsia="Times New Roman"/>
          <w:i/>
          <w:iCs/>
          <w:lang w:val="it-IT"/>
          <w:rPrChange w:id="61" w:author="Catherine Graham" w:date="2016-12-06T09:55:00Z">
            <w:rPr>
              <w:rFonts w:eastAsia="Times New Roman"/>
              <w:i/>
              <w:iCs/>
            </w:rPr>
          </w:rPrChange>
        </w:rPr>
        <w:t>PLoS</w:t>
      </w:r>
      <w:proofErr w:type="spellEnd"/>
      <w:r w:rsidRPr="007F0E12">
        <w:rPr>
          <w:rFonts w:eastAsia="Times New Roman"/>
          <w:i/>
          <w:iCs/>
          <w:lang w:val="it-IT"/>
          <w:rPrChange w:id="62" w:author="Catherine Graham" w:date="2016-12-06T09:55:00Z">
            <w:rPr>
              <w:rFonts w:eastAsia="Times New Roman"/>
              <w:i/>
              <w:iCs/>
            </w:rPr>
          </w:rPrChange>
        </w:rPr>
        <w:t xml:space="preserve"> ONE</w:t>
      </w:r>
      <w:r w:rsidRPr="007F0E12">
        <w:rPr>
          <w:rFonts w:eastAsia="Times New Roman"/>
          <w:lang w:val="it-IT"/>
          <w:rPrChange w:id="63" w:author="Catherine Graham" w:date="2016-12-06T09:55:00Z">
            <w:rPr>
              <w:rFonts w:eastAsia="Times New Roman"/>
            </w:rPr>
          </w:rPrChange>
        </w:rPr>
        <w:t>, 6, e26455.</w:t>
      </w:r>
    </w:p>
    <w:p w14:paraId="7FD1461E" w14:textId="77777777" w:rsidR="00997809" w:rsidRPr="007F0E12" w:rsidRDefault="00997809" w:rsidP="00997809">
      <w:pPr>
        <w:pStyle w:val="Compact"/>
        <w:ind w:left="576" w:hanging="576"/>
        <w:rPr>
          <w:lang w:val="it-IT"/>
          <w:rPrChange w:id="64" w:author="Catherine Graham" w:date="2016-12-06T09:55:00Z">
            <w:rPr/>
          </w:rPrChange>
        </w:rPr>
      </w:pPr>
      <w:proofErr w:type="spellStart"/>
      <w:r w:rsidRPr="007F0E12">
        <w:rPr>
          <w:lang w:val="it-IT"/>
          <w:rPrChange w:id="65" w:author="Catherine Graham" w:date="2016-12-06T09:55:00Z">
            <w:rPr/>
          </w:rPrChange>
        </w:rPr>
        <w:t>Olesen</w:t>
      </w:r>
      <w:proofErr w:type="spellEnd"/>
      <w:r w:rsidRPr="007F0E12">
        <w:rPr>
          <w:lang w:val="it-IT"/>
          <w:rPrChange w:id="66" w:author="Catherine Graham" w:date="2016-12-06T09:55:00Z">
            <w:rPr/>
          </w:rPrChange>
        </w:rPr>
        <w:t xml:space="preserve">, J.M., </w:t>
      </w:r>
      <w:proofErr w:type="spellStart"/>
      <w:r w:rsidRPr="007F0E12">
        <w:rPr>
          <w:lang w:val="it-IT"/>
          <w:rPrChange w:id="67" w:author="Catherine Graham" w:date="2016-12-06T09:55:00Z">
            <w:rPr/>
          </w:rPrChange>
        </w:rPr>
        <w:t>Bascompte</w:t>
      </w:r>
      <w:proofErr w:type="spellEnd"/>
      <w:r w:rsidRPr="007F0E12">
        <w:rPr>
          <w:lang w:val="it-IT"/>
          <w:rPrChange w:id="68" w:author="Catherine Graham" w:date="2016-12-06T09:55:00Z">
            <w:rPr/>
          </w:rPrChange>
        </w:rPr>
        <w:t xml:space="preserve">, J., </w:t>
      </w:r>
      <w:proofErr w:type="spellStart"/>
      <w:r w:rsidRPr="007F0E12">
        <w:rPr>
          <w:lang w:val="it-IT"/>
          <w:rPrChange w:id="69" w:author="Catherine Graham" w:date="2016-12-06T09:55:00Z">
            <w:rPr/>
          </w:rPrChange>
        </w:rPr>
        <w:t>Elberling</w:t>
      </w:r>
      <w:proofErr w:type="spellEnd"/>
      <w:r w:rsidRPr="007F0E12">
        <w:rPr>
          <w:lang w:val="it-IT"/>
          <w:rPrChange w:id="70" w:author="Catherine Graham" w:date="2016-12-06T09:55:00Z">
            <w:rPr/>
          </w:rPrChange>
        </w:rPr>
        <w:t xml:space="preserve">, H. &amp; </w:t>
      </w:r>
      <w:proofErr w:type="spellStart"/>
      <w:r w:rsidRPr="007F0E12">
        <w:rPr>
          <w:lang w:val="it-IT"/>
          <w:rPrChange w:id="71" w:author="Catherine Graham" w:date="2016-12-06T09:55:00Z">
            <w:rPr/>
          </w:rPrChange>
        </w:rPr>
        <w:t>Jordano</w:t>
      </w:r>
      <w:proofErr w:type="spellEnd"/>
      <w:r w:rsidRPr="007F0E12">
        <w:rPr>
          <w:lang w:val="it-IT"/>
          <w:rPrChange w:id="72" w:author="Catherine Graham" w:date="2016-12-06T09:55:00Z">
            <w:rPr/>
          </w:rPrChange>
        </w:rPr>
        <w:t xml:space="preserve">, P. (2008). </w:t>
      </w:r>
      <w:proofErr w:type="spellStart"/>
      <w:r w:rsidRPr="007F0E12">
        <w:rPr>
          <w:lang w:val="it-IT"/>
          <w:rPrChange w:id="73" w:author="Catherine Graham" w:date="2016-12-06T09:55:00Z">
            <w:rPr/>
          </w:rPrChange>
        </w:rPr>
        <w:t>Temporal</w:t>
      </w:r>
      <w:proofErr w:type="spellEnd"/>
      <w:r w:rsidRPr="007F0E12">
        <w:rPr>
          <w:lang w:val="it-IT"/>
          <w:rPrChange w:id="74" w:author="Catherine Graham" w:date="2016-12-06T09:55:00Z">
            <w:rPr/>
          </w:rPrChange>
        </w:rPr>
        <w:t xml:space="preserve"> </w:t>
      </w:r>
      <w:proofErr w:type="spellStart"/>
      <w:r w:rsidRPr="007F0E12">
        <w:rPr>
          <w:lang w:val="it-IT"/>
          <w:rPrChange w:id="75" w:author="Catherine Graham" w:date="2016-12-06T09:55:00Z">
            <w:rPr/>
          </w:rPrChange>
        </w:rPr>
        <w:t>dynamics</w:t>
      </w:r>
      <w:proofErr w:type="spellEnd"/>
      <w:r w:rsidRPr="007F0E12">
        <w:rPr>
          <w:lang w:val="it-IT"/>
          <w:rPrChange w:id="76" w:author="Catherine Graham" w:date="2016-12-06T09:55:00Z">
            <w:rPr/>
          </w:rPrChange>
        </w:rPr>
        <w:t xml:space="preserve"> in a </w:t>
      </w:r>
      <w:proofErr w:type="spellStart"/>
      <w:r w:rsidRPr="007F0E12">
        <w:rPr>
          <w:lang w:val="it-IT"/>
          <w:rPrChange w:id="77" w:author="Catherine Graham" w:date="2016-12-06T09:55:00Z">
            <w:rPr/>
          </w:rPrChange>
        </w:rPr>
        <w:t>pollination</w:t>
      </w:r>
      <w:proofErr w:type="spellEnd"/>
      <w:r w:rsidRPr="007F0E12">
        <w:rPr>
          <w:lang w:val="it-IT"/>
          <w:rPrChange w:id="78" w:author="Catherine Graham" w:date="2016-12-06T09:55:00Z">
            <w:rPr/>
          </w:rPrChange>
        </w:rPr>
        <w:t xml:space="preserve"> network. </w:t>
      </w:r>
      <w:proofErr w:type="spellStart"/>
      <w:r w:rsidRPr="007F0E12">
        <w:rPr>
          <w:i/>
          <w:iCs/>
          <w:lang w:val="it-IT"/>
          <w:rPrChange w:id="79" w:author="Catherine Graham" w:date="2016-12-06T09:55:00Z">
            <w:rPr>
              <w:i/>
              <w:iCs/>
            </w:rPr>
          </w:rPrChange>
        </w:rPr>
        <w:t>Ecology</w:t>
      </w:r>
      <w:proofErr w:type="spellEnd"/>
      <w:r w:rsidRPr="007F0E12">
        <w:rPr>
          <w:lang w:val="it-IT"/>
          <w:rPrChange w:id="80" w:author="Catherine Graham" w:date="2016-12-06T09:55:00Z">
            <w:rPr/>
          </w:rPrChange>
        </w:rPr>
        <w:t>, 89, 1573–82.</w:t>
      </w:r>
    </w:p>
    <w:p w14:paraId="1A7BF918" w14:textId="0BDCBDA7" w:rsidR="00997809" w:rsidRDefault="00997809" w:rsidP="00997809">
      <w:pPr>
        <w:pStyle w:val="Compact"/>
        <w:ind w:left="576" w:hanging="576"/>
      </w:pPr>
      <w:proofErr w:type="spellStart"/>
      <w:r w:rsidRPr="007F0E12">
        <w:rPr>
          <w:lang w:val="it-IT"/>
          <w:rPrChange w:id="81" w:author="Catherine Graham" w:date="2016-12-06T09:55:00Z">
            <w:rPr/>
          </w:rPrChange>
        </w:rPr>
        <w:t>Petanidou</w:t>
      </w:r>
      <w:proofErr w:type="spellEnd"/>
      <w:r w:rsidRPr="007F0E12">
        <w:rPr>
          <w:lang w:val="it-IT"/>
          <w:rPrChange w:id="82" w:author="Catherine Graham" w:date="2016-12-06T09:55:00Z">
            <w:rPr/>
          </w:rPrChange>
        </w:rPr>
        <w:t xml:space="preserve">, T., </w:t>
      </w:r>
      <w:proofErr w:type="spellStart"/>
      <w:r w:rsidRPr="007F0E12">
        <w:rPr>
          <w:lang w:val="it-IT"/>
          <w:rPrChange w:id="83" w:author="Catherine Graham" w:date="2016-12-06T09:55:00Z">
            <w:rPr/>
          </w:rPrChange>
        </w:rPr>
        <w:t>Kallimanis</w:t>
      </w:r>
      <w:proofErr w:type="spellEnd"/>
      <w:r w:rsidRPr="007F0E12">
        <w:rPr>
          <w:lang w:val="it-IT"/>
          <w:rPrChange w:id="84" w:author="Catherine Graham" w:date="2016-12-06T09:55:00Z">
            <w:rPr/>
          </w:rPrChange>
        </w:rPr>
        <w:t xml:space="preserve">, A.S., </w:t>
      </w:r>
      <w:proofErr w:type="spellStart"/>
      <w:r w:rsidRPr="007F0E12">
        <w:rPr>
          <w:lang w:val="it-IT"/>
          <w:rPrChange w:id="85" w:author="Catherine Graham" w:date="2016-12-06T09:55:00Z">
            <w:rPr/>
          </w:rPrChange>
        </w:rPr>
        <w:t>Tzanopoulos</w:t>
      </w:r>
      <w:proofErr w:type="spellEnd"/>
      <w:r w:rsidRPr="007F0E12">
        <w:rPr>
          <w:lang w:val="it-IT"/>
          <w:rPrChange w:id="86" w:author="Catherine Graham" w:date="2016-12-06T09:55:00Z">
            <w:rPr/>
          </w:rPrChange>
        </w:rPr>
        <w:t xml:space="preserve">, J., </w:t>
      </w:r>
      <w:proofErr w:type="spellStart"/>
      <w:r w:rsidRPr="007F0E12">
        <w:rPr>
          <w:lang w:val="it-IT"/>
          <w:rPrChange w:id="87" w:author="Catherine Graham" w:date="2016-12-06T09:55:00Z">
            <w:rPr/>
          </w:rPrChange>
        </w:rPr>
        <w:t>Sgardelis</w:t>
      </w:r>
      <w:proofErr w:type="spellEnd"/>
      <w:r w:rsidRPr="007F0E12">
        <w:rPr>
          <w:lang w:val="it-IT"/>
          <w:rPrChange w:id="88" w:author="Catherine Graham" w:date="2016-12-06T09:55:00Z">
            <w:rPr/>
          </w:rPrChange>
        </w:rPr>
        <w:t xml:space="preserve">, S.P. &amp; </w:t>
      </w:r>
      <w:proofErr w:type="spellStart"/>
      <w:r w:rsidRPr="007F0E12">
        <w:rPr>
          <w:lang w:val="it-IT"/>
          <w:rPrChange w:id="89" w:author="Catherine Graham" w:date="2016-12-06T09:55:00Z">
            <w:rPr/>
          </w:rPrChange>
        </w:rPr>
        <w:t>Pantis</w:t>
      </w:r>
      <w:proofErr w:type="spellEnd"/>
      <w:r w:rsidRPr="007F0E12">
        <w:rPr>
          <w:lang w:val="it-IT"/>
          <w:rPrChange w:id="90" w:author="Catherine Graham" w:date="2016-12-06T09:55:00Z">
            <w:rPr/>
          </w:rPrChange>
        </w:rPr>
        <w:t xml:space="preserve">, J.D. (2008). </w:t>
      </w:r>
      <w:r>
        <w:t xml:space="preserve">Long-term observation of a pollination network: fluctuation in species and interactions, relative invariance of network structure and implications for estimates of specialization. </w:t>
      </w:r>
      <w:r w:rsidRPr="00DA1126">
        <w:rPr>
          <w:i/>
        </w:rPr>
        <w:t>Ecol. Lett.</w:t>
      </w:r>
      <w:r>
        <w:t>, 11, 564–575.</w:t>
      </w:r>
    </w:p>
    <w:p w14:paraId="2879214B" w14:textId="1DD8EFE9" w:rsidR="004B3D94" w:rsidRPr="004B3D94" w:rsidRDefault="00997809" w:rsidP="004B3D94">
      <w:pPr>
        <w:pStyle w:val="Compact"/>
        <w:ind w:left="576" w:hanging="576"/>
      </w:pPr>
      <w:r>
        <w:t xml:space="preserve">Powers, D.R. &amp; Conley, T.M. (1994). Field metabolic rate and food consumption of two sympatric hummingbird species in southeastern Arizona. </w:t>
      </w:r>
      <w:r w:rsidRPr="00DA1126">
        <w:rPr>
          <w:i/>
        </w:rPr>
        <w:t>Condor</w:t>
      </w:r>
      <w:r>
        <w:t>, 96, 141–150.</w:t>
      </w:r>
    </w:p>
    <w:p w14:paraId="703AF2D4" w14:textId="0F07B22A" w:rsidR="004B3D94" w:rsidRDefault="004B3D94" w:rsidP="004B3D94">
      <w:pPr>
        <w:pStyle w:val="Compact"/>
        <w:ind w:left="576" w:hanging="576"/>
      </w:pPr>
      <w:r w:rsidRPr="004B3D94">
        <w:rPr>
          <w:rFonts w:eastAsia="Times New Roman"/>
        </w:rPr>
        <w:t xml:space="preserve">Remold, S. (2012). Understanding specialism when the Jack of all trades can be the master of all. </w:t>
      </w:r>
      <w:r w:rsidRPr="004B3D94">
        <w:rPr>
          <w:rFonts w:eastAsia="Times New Roman"/>
          <w:i/>
          <w:iCs/>
        </w:rPr>
        <w:t>Proc. Biol. Sci.</w:t>
      </w:r>
      <w:r w:rsidRPr="004B3D94">
        <w:rPr>
          <w:rFonts w:eastAsia="Times New Roman"/>
        </w:rPr>
        <w:t>, 279, 4861–9</w:t>
      </w:r>
      <w:r w:rsidR="0028492F">
        <w:rPr>
          <w:rFonts w:eastAsia="Times New Roman"/>
        </w:rPr>
        <w:t>.</w:t>
      </w:r>
    </w:p>
    <w:p w14:paraId="7398F6A9" w14:textId="77777777" w:rsidR="00997809" w:rsidRDefault="00997809" w:rsidP="00997809">
      <w:pPr>
        <w:pStyle w:val="Compact"/>
        <w:ind w:left="576" w:hanging="576"/>
      </w:pPr>
      <w:r>
        <w:lastRenderedPageBreak/>
        <w:t xml:space="preserve">Rico-Guevara, A. &amp; </w:t>
      </w:r>
      <w:proofErr w:type="spellStart"/>
      <w:r>
        <w:t>Rubega</w:t>
      </w:r>
      <w:proofErr w:type="spellEnd"/>
      <w:r>
        <w:t xml:space="preserve">, M.A. (2011). The hummingbird tongue is a fluid trap, not a capillary tube. </w:t>
      </w:r>
      <w:r w:rsidRPr="00DA1126">
        <w:rPr>
          <w:i/>
        </w:rPr>
        <w:t>Proc. Natl. Acad. Sci.</w:t>
      </w:r>
      <w:r>
        <w:t>, 108, 9356–60.</w:t>
      </w:r>
    </w:p>
    <w:p w14:paraId="4E3BB771" w14:textId="77777777" w:rsidR="00997809" w:rsidRDefault="00997809" w:rsidP="00997809">
      <w:pPr>
        <w:pStyle w:val="Compact"/>
        <w:ind w:left="576" w:hanging="576"/>
      </w:pPr>
      <w:r>
        <w:t xml:space="preserve">Robinson, B.W. &amp; Wilson, D.S. (1998). Optimal foraging, specialization, and a solution to </w:t>
      </w:r>
      <w:proofErr w:type="spellStart"/>
      <w:r>
        <w:t>Liem’s</w:t>
      </w:r>
      <w:proofErr w:type="spellEnd"/>
      <w:r>
        <w:t xml:space="preserve"> paradox. </w:t>
      </w:r>
      <w:r w:rsidRPr="00DA1126">
        <w:rPr>
          <w:i/>
        </w:rPr>
        <w:t>Am. Nat.</w:t>
      </w:r>
      <w:r>
        <w:t>, 151, 223–35.</w:t>
      </w:r>
    </w:p>
    <w:p w14:paraId="63F9423D" w14:textId="77777777" w:rsidR="00997809" w:rsidRDefault="00997809" w:rsidP="00997809">
      <w:pPr>
        <w:pStyle w:val="Compact"/>
        <w:ind w:left="576" w:hanging="576"/>
      </w:pPr>
      <w:proofErr w:type="spellStart"/>
      <w:r>
        <w:t>Royle</w:t>
      </w:r>
      <w:proofErr w:type="spellEnd"/>
      <w:r>
        <w:t xml:space="preserve">, J.A. (2004). N-Mixture Models for Estimating Population Size from Spatially Replicated Counts. </w:t>
      </w:r>
      <w:r w:rsidRPr="00DA1126">
        <w:rPr>
          <w:i/>
        </w:rPr>
        <w:t>Biometrics</w:t>
      </w:r>
      <w:r>
        <w:t>, 60, 108–115.</w:t>
      </w:r>
    </w:p>
    <w:p w14:paraId="6C6F1658" w14:textId="77777777" w:rsidR="00997809" w:rsidRDefault="00997809" w:rsidP="00997809">
      <w:pPr>
        <w:pStyle w:val="Compact"/>
        <w:ind w:left="576" w:hanging="576"/>
      </w:pPr>
      <w:r>
        <w:t xml:space="preserve">Sargent, R.D. &amp; </w:t>
      </w:r>
      <w:proofErr w:type="spellStart"/>
      <w:r>
        <w:t>Ackerly</w:t>
      </w:r>
      <w:proofErr w:type="spellEnd"/>
      <w:r>
        <w:t xml:space="preserve">, D.D. (2008). Plant-pollinator interactions and the assembly of plant communities. </w:t>
      </w:r>
      <w:r w:rsidRPr="00DA1126">
        <w:rPr>
          <w:i/>
        </w:rPr>
        <w:t xml:space="preserve">Trends Ecol. </w:t>
      </w:r>
      <w:proofErr w:type="spellStart"/>
      <w:r w:rsidRPr="00DA1126">
        <w:rPr>
          <w:i/>
        </w:rPr>
        <w:t>Evol</w:t>
      </w:r>
      <w:proofErr w:type="spellEnd"/>
      <w:r w:rsidRPr="00DA1126">
        <w:rPr>
          <w:i/>
        </w:rPr>
        <w:t>.</w:t>
      </w:r>
      <w:r>
        <w:t>, 23, 123–30.</w:t>
      </w:r>
    </w:p>
    <w:p w14:paraId="7CB9154B" w14:textId="77777777" w:rsidR="00997809" w:rsidRPr="007F0E12" w:rsidRDefault="00997809" w:rsidP="00997809">
      <w:pPr>
        <w:pStyle w:val="Compact"/>
        <w:ind w:left="576" w:hanging="576"/>
        <w:rPr>
          <w:rFonts w:eastAsia="Times New Roman"/>
          <w:lang w:val="de-CH"/>
          <w:rPrChange w:id="91" w:author="Catherine Graham" w:date="2016-12-06T09:55:00Z">
            <w:rPr>
              <w:rFonts w:eastAsia="Times New Roman"/>
            </w:rPr>
          </w:rPrChange>
        </w:rPr>
      </w:pPr>
      <w:proofErr w:type="spellStart"/>
      <w:r w:rsidRPr="00537105">
        <w:rPr>
          <w:rFonts w:eastAsia="Times New Roman"/>
        </w:rPr>
        <w:t>Sazatornil</w:t>
      </w:r>
      <w:proofErr w:type="spellEnd"/>
      <w:r w:rsidRPr="00537105">
        <w:rPr>
          <w:rFonts w:eastAsia="Times New Roman"/>
        </w:rPr>
        <w:t xml:space="preserve">, F.D., </w:t>
      </w:r>
      <w:proofErr w:type="spellStart"/>
      <w:r w:rsidRPr="00537105">
        <w:rPr>
          <w:rFonts w:eastAsia="Times New Roman"/>
        </w:rPr>
        <w:t>Moré</w:t>
      </w:r>
      <w:proofErr w:type="spellEnd"/>
      <w:r w:rsidRPr="00537105">
        <w:rPr>
          <w:rFonts w:eastAsia="Times New Roman"/>
        </w:rPr>
        <w:t>, M., Benitez-</w:t>
      </w:r>
      <w:proofErr w:type="spellStart"/>
      <w:r w:rsidRPr="00537105">
        <w:rPr>
          <w:rFonts w:eastAsia="Times New Roman"/>
        </w:rPr>
        <w:t>Vieyra</w:t>
      </w:r>
      <w:proofErr w:type="spellEnd"/>
      <w:r w:rsidRPr="00537105">
        <w:rPr>
          <w:rFonts w:eastAsia="Times New Roman"/>
        </w:rPr>
        <w:t xml:space="preserve">, S., </w:t>
      </w:r>
      <w:proofErr w:type="spellStart"/>
      <w:r w:rsidRPr="00537105">
        <w:rPr>
          <w:rFonts w:eastAsia="Times New Roman"/>
        </w:rPr>
        <w:t>Cocucci</w:t>
      </w:r>
      <w:proofErr w:type="spellEnd"/>
      <w:r w:rsidRPr="00537105">
        <w:rPr>
          <w:rFonts w:eastAsia="Times New Roman"/>
        </w:rPr>
        <w:t xml:space="preserve">, A.A., </w:t>
      </w:r>
      <w:proofErr w:type="spellStart"/>
      <w:r w:rsidRPr="00537105">
        <w:rPr>
          <w:rFonts w:eastAsia="Times New Roman"/>
        </w:rPr>
        <w:t>Kitching</w:t>
      </w:r>
      <w:proofErr w:type="spellEnd"/>
      <w:r w:rsidRPr="00537105">
        <w:rPr>
          <w:rFonts w:eastAsia="Times New Roman"/>
        </w:rPr>
        <w:t xml:space="preserve">, I.J., </w:t>
      </w:r>
      <w:proofErr w:type="spellStart"/>
      <w:r w:rsidRPr="00537105">
        <w:rPr>
          <w:rFonts w:eastAsia="Times New Roman"/>
        </w:rPr>
        <w:t>Schlumpberger</w:t>
      </w:r>
      <w:proofErr w:type="spellEnd"/>
      <w:r w:rsidRPr="00537105">
        <w:rPr>
          <w:rFonts w:eastAsia="Times New Roman"/>
        </w:rPr>
        <w:t xml:space="preserve">, B.O., </w:t>
      </w:r>
      <w:r w:rsidRPr="00DA1126">
        <w:rPr>
          <w:i/>
        </w:rPr>
        <w:t>et al.</w:t>
      </w:r>
      <w:r w:rsidRPr="00537105">
        <w:rPr>
          <w:rFonts w:eastAsia="Times New Roman"/>
        </w:rPr>
        <w:t xml:space="preserve"> (2016). Beyond neutral and forbidden links: morphological matches and the assembly of mutualistic hawkmoth-plant networks. </w:t>
      </w:r>
      <w:r w:rsidRPr="007F0E12">
        <w:rPr>
          <w:i/>
          <w:lang w:val="de-CH"/>
          <w:rPrChange w:id="92" w:author="Catherine Graham" w:date="2016-12-06T09:55:00Z">
            <w:rPr>
              <w:i/>
            </w:rPr>
          </w:rPrChange>
        </w:rPr>
        <w:t xml:space="preserve">J. </w:t>
      </w:r>
      <w:proofErr w:type="spellStart"/>
      <w:r w:rsidRPr="007F0E12">
        <w:rPr>
          <w:i/>
          <w:lang w:val="de-CH"/>
          <w:rPrChange w:id="93" w:author="Catherine Graham" w:date="2016-12-06T09:55:00Z">
            <w:rPr>
              <w:i/>
            </w:rPr>
          </w:rPrChange>
        </w:rPr>
        <w:t>Anim</w:t>
      </w:r>
      <w:proofErr w:type="spellEnd"/>
      <w:r w:rsidRPr="007F0E12">
        <w:rPr>
          <w:i/>
          <w:lang w:val="de-CH"/>
          <w:rPrChange w:id="94" w:author="Catherine Graham" w:date="2016-12-06T09:55:00Z">
            <w:rPr>
              <w:i/>
            </w:rPr>
          </w:rPrChange>
        </w:rPr>
        <w:t xml:space="preserve">. </w:t>
      </w:r>
      <w:proofErr w:type="spellStart"/>
      <w:r w:rsidRPr="007F0E12">
        <w:rPr>
          <w:i/>
          <w:lang w:val="de-CH"/>
          <w:rPrChange w:id="95" w:author="Catherine Graham" w:date="2016-12-06T09:55:00Z">
            <w:rPr>
              <w:i/>
            </w:rPr>
          </w:rPrChange>
        </w:rPr>
        <w:t>Ecol</w:t>
      </w:r>
      <w:proofErr w:type="spellEnd"/>
      <w:r w:rsidRPr="007F0E12">
        <w:rPr>
          <w:i/>
          <w:lang w:val="de-CH"/>
          <w:rPrChange w:id="96" w:author="Catherine Graham" w:date="2016-12-06T09:55:00Z">
            <w:rPr>
              <w:i/>
            </w:rPr>
          </w:rPrChange>
        </w:rPr>
        <w:t>.</w:t>
      </w:r>
      <w:r w:rsidRPr="007F0E12">
        <w:rPr>
          <w:rFonts w:eastAsia="Times New Roman"/>
          <w:lang w:val="de-CH"/>
          <w:rPrChange w:id="97" w:author="Catherine Graham" w:date="2016-12-06T09:55:00Z">
            <w:rPr>
              <w:rFonts w:eastAsia="Times New Roman"/>
            </w:rPr>
          </w:rPrChange>
        </w:rPr>
        <w:t>, 85, 1586–1594.</w:t>
      </w:r>
    </w:p>
    <w:p w14:paraId="6372CAAA" w14:textId="77777777" w:rsidR="00997809" w:rsidRDefault="00997809" w:rsidP="00997809">
      <w:pPr>
        <w:pStyle w:val="Compact"/>
        <w:ind w:left="576" w:hanging="576"/>
      </w:pPr>
      <w:r w:rsidRPr="007F0E12">
        <w:rPr>
          <w:lang w:val="de-CH"/>
          <w:rPrChange w:id="98" w:author="Catherine Graham" w:date="2016-12-06T09:55:00Z">
            <w:rPr/>
          </w:rPrChange>
        </w:rPr>
        <w:t xml:space="preserve">Stang, M., </w:t>
      </w:r>
      <w:proofErr w:type="spellStart"/>
      <w:r w:rsidRPr="007F0E12">
        <w:rPr>
          <w:lang w:val="de-CH"/>
          <w:rPrChange w:id="99" w:author="Catherine Graham" w:date="2016-12-06T09:55:00Z">
            <w:rPr/>
          </w:rPrChange>
        </w:rPr>
        <w:t>Klinkhamer</w:t>
      </w:r>
      <w:proofErr w:type="spellEnd"/>
      <w:r w:rsidRPr="007F0E12">
        <w:rPr>
          <w:lang w:val="de-CH"/>
          <w:rPrChange w:id="100" w:author="Catherine Graham" w:date="2016-12-06T09:55:00Z">
            <w:rPr/>
          </w:rPrChange>
        </w:rPr>
        <w:t xml:space="preserve">, P.G.L., Waser, N.M., Stang, I. &amp; Van Der </w:t>
      </w:r>
      <w:proofErr w:type="spellStart"/>
      <w:r w:rsidRPr="007F0E12">
        <w:rPr>
          <w:lang w:val="de-CH"/>
          <w:rPrChange w:id="101" w:author="Catherine Graham" w:date="2016-12-06T09:55:00Z">
            <w:rPr/>
          </w:rPrChange>
        </w:rPr>
        <w:t>Meijden</w:t>
      </w:r>
      <w:proofErr w:type="spellEnd"/>
      <w:r w:rsidRPr="007F0E12">
        <w:rPr>
          <w:lang w:val="de-CH"/>
          <w:rPrChange w:id="102" w:author="Catherine Graham" w:date="2016-12-06T09:55:00Z">
            <w:rPr/>
          </w:rPrChange>
        </w:rPr>
        <w:t xml:space="preserve">, E. (2009). </w:t>
      </w:r>
      <w:r w:rsidRPr="008A09ED">
        <w:t xml:space="preserve">Size-specific interaction patterns and size matching in a plant-pollinator interaction web. </w:t>
      </w:r>
      <w:r w:rsidRPr="009111C1">
        <w:rPr>
          <w:i/>
        </w:rPr>
        <w:t>Ann. Bot.</w:t>
      </w:r>
      <w:r w:rsidRPr="008A09ED">
        <w:t>, 103, 1459–1469</w:t>
      </w:r>
      <w:r>
        <w:t>.</w:t>
      </w:r>
    </w:p>
    <w:p w14:paraId="45D5D5AB" w14:textId="77777777" w:rsidR="00997809" w:rsidRDefault="00997809" w:rsidP="00997809">
      <w:pPr>
        <w:pStyle w:val="Compact"/>
        <w:ind w:left="576" w:hanging="576"/>
      </w:pPr>
      <w:proofErr w:type="spellStart"/>
      <w:r>
        <w:t>Schoener</w:t>
      </w:r>
      <w:proofErr w:type="spellEnd"/>
      <w:r>
        <w:t xml:space="preserve">, T.W. (1971). Theory of Feeding Strategies. </w:t>
      </w:r>
      <w:proofErr w:type="spellStart"/>
      <w:r w:rsidRPr="00DA1126">
        <w:rPr>
          <w:i/>
        </w:rPr>
        <w:t>Annu</w:t>
      </w:r>
      <w:proofErr w:type="spellEnd"/>
      <w:r w:rsidRPr="00DA1126">
        <w:rPr>
          <w:i/>
        </w:rPr>
        <w:t>. Rev. Ecol. Syst.</w:t>
      </w:r>
      <w:r>
        <w:t>, 2, 369–404.</w:t>
      </w:r>
    </w:p>
    <w:p w14:paraId="3772C8E7" w14:textId="77777777" w:rsidR="00997809" w:rsidRDefault="00997809" w:rsidP="00997809">
      <w:pPr>
        <w:pStyle w:val="Compact"/>
        <w:ind w:left="576" w:hanging="576"/>
      </w:pPr>
      <w:r>
        <w:t xml:space="preserve">Stiles, F. (1975). Ecology, flowering phenology, and hummingbird pollination of some Costa Rican </w:t>
      </w:r>
      <w:proofErr w:type="spellStart"/>
      <w:r>
        <w:t>Heliconia</w:t>
      </w:r>
      <w:proofErr w:type="spellEnd"/>
      <w:r>
        <w:t xml:space="preserve"> species. </w:t>
      </w:r>
      <w:r w:rsidRPr="00DA1126">
        <w:rPr>
          <w:i/>
        </w:rPr>
        <w:t>Ecology</w:t>
      </w:r>
      <w:r>
        <w:t>, 56, 285–301.</w:t>
      </w:r>
    </w:p>
    <w:p w14:paraId="49922035" w14:textId="77777777" w:rsidR="00997809" w:rsidRDefault="00997809" w:rsidP="00997809">
      <w:pPr>
        <w:pStyle w:val="Compact"/>
        <w:ind w:left="576" w:hanging="576"/>
      </w:pPr>
      <w:r>
        <w:t>Stiles, F.G. (1978). Ecological and evolutionary implications of bird pollination</w:t>
      </w:r>
      <w:r w:rsidRPr="00DA1126">
        <w:rPr>
          <w:i/>
        </w:rPr>
        <w:t xml:space="preserve">. </w:t>
      </w:r>
      <w:proofErr w:type="spellStart"/>
      <w:r w:rsidRPr="00DA1126">
        <w:rPr>
          <w:i/>
        </w:rPr>
        <w:t>Integr</w:t>
      </w:r>
      <w:proofErr w:type="spellEnd"/>
      <w:r w:rsidRPr="00DA1126">
        <w:rPr>
          <w:i/>
        </w:rPr>
        <w:t>. Comp. Biol.</w:t>
      </w:r>
      <w:r>
        <w:t>, 18, 715–727.</w:t>
      </w:r>
    </w:p>
    <w:p w14:paraId="05EA6660" w14:textId="77777777" w:rsidR="00997809" w:rsidRDefault="00997809" w:rsidP="00997809">
      <w:pPr>
        <w:pStyle w:val="Compact"/>
        <w:ind w:left="576" w:hanging="576"/>
      </w:pPr>
      <w:proofErr w:type="spellStart"/>
      <w:r>
        <w:t>Temeles</w:t>
      </w:r>
      <w:proofErr w:type="spellEnd"/>
      <w:r>
        <w:t xml:space="preserve">, E.J., Muir, A.B., </w:t>
      </w:r>
      <w:proofErr w:type="spellStart"/>
      <w:r>
        <w:t>Slutsky</w:t>
      </w:r>
      <w:proofErr w:type="spellEnd"/>
      <w:r>
        <w:t xml:space="preserve">, E.B. &amp; </w:t>
      </w:r>
      <w:proofErr w:type="spellStart"/>
      <w:r>
        <w:t>Vitousek</w:t>
      </w:r>
      <w:proofErr w:type="spellEnd"/>
      <w:r>
        <w:t xml:space="preserve">, M.N. (2004). Effect of Food Reductions on Territorial Behavior of Purple-Throated Caribs. </w:t>
      </w:r>
      <w:r w:rsidRPr="003F0C1E">
        <w:rPr>
          <w:i/>
        </w:rPr>
        <w:t>Condor</w:t>
      </w:r>
      <w:r>
        <w:t>, 106, 691–695.</w:t>
      </w:r>
    </w:p>
    <w:p w14:paraId="0C66318B" w14:textId="77777777" w:rsidR="00997809" w:rsidRPr="00BA776C" w:rsidRDefault="00997809" w:rsidP="00997809">
      <w:pPr>
        <w:spacing w:before="0" w:after="0" w:line="240" w:lineRule="auto"/>
        <w:ind w:left="0"/>
        <w:contextualSpacing w:val="0"/>
      </w:pPr>
      <w:r w:rsidRPr="00BA776C">
        <w:t xml:space="preserve">Thomson, J. (2003). When is it mutualism? </w:t>
      </w:r>
      <w:r w:rsidRPr="00BA776C">
        <w:rPr>
          <w:i/>
        </w:rPr>
        <w:t>Am. Nat.,</w:t>
      </w:r>
      <w:r w:rsidRPr="00BA776C">
        <w:t xml:space="preserve"> 162, S1–S9</w:t>
      </w:r>
      <w:r>
        <w:t>.</w:t>
      </w:r>
    </w:p>
    <w:p w14:paraId="47874B9B" w14:textId="77777777" w:rsidR="00997809" w:rsidRPr="00BA776C" w:rsidRDefault="00997809" w:rsidP="00997809">
      <w:pPr>
        <w:spacing w:before="0" w:after="0" w:line="240" w:lineRule="auto"/>
        <w:ind w:left="0"/>
        <w:contextualSpacing w:val="0"/>
      </w:pPr>
    </w:p>
    <w:p w14:paraId="2C6C564C" w14:textId="77777777" w:rsidR="00997809" w:rsidRDefault="00997809" w:rsidP="00997809">
      <w:pPr>
        <w:pStyle w:val="Compact"/>
        <w:ind w:left="576" w:hanging="576"/>
      </w:pPr>
      <w:r>
        <w:lastRenderedPageBreak/>
        <w:t xml:space="preserve">Tinker, M., </w:t>
      </w:r>
      <w:proofErr w:type="spellStart"/>
      <w:r>
        <w:t>Guimarães</w:t>
      </w:r>
      <w:proofErr w:type="spellEnd"/>
      <w:r>
        <w:t xml:space="preserve">, P.R., Novak, M., </w:t>
      </w:r>
      <w:proofErr w:type="spellStart"/>
      <w:r>
        <w:t>Marquitti</w:t>
      </w:r>
      <w:proofErr w:type="spellEnd"/>
      <w:r>
        <w:t xml:space="preserve">, F.M.D., Bodkin, J.L., </w:t>
      </w:r>
      <w:proofErr w:type="spellStart"/>
      <w:r>
        <w:t>Staedler</w:t>
      </w:r>
      <w:proofErr w:type="spellEnd"/>
      <w:r>
        <w:t xml:space="preserve">, M., et al. (2012). Structure and mechanism of diet specialization: testing models of individual variation in resource use with sea otters. </w:t>
      </w:r>
      <w:r w:rsidRPr="00DA1126">
        <w:rPr>
          <w:i/>
        </w:rPr>
        <w:t>Ecol. Lett.</w:t>
      </w:r>
      <w:r>
        <w:t>, 15, 475–483.</w:t>
      </w:r>
    </w:p>
    <w:p w14:paraId="5337650B" w14:textId="77777777" w:rsidR="00997809" w:rsidRPr="00917D57" w:rsidRDefault="00997809" w:rsidP="00997809">
      <w:pPr>
        <w:pStyle w:val="Compact"/>
        <w:ind w:left="576" w:hanging="576"/>
        <w:rPr>
          <w:rFonts w:eastAsia="Times New Roman"/>
        </w:rPr>
      </w:pPr>
      <w:r w:rsidRPr="00FD3B91">
        <w:rPr>
          <w:rFonts w:eastAsia="Times New Roman"/>
        </w:rPr>
        <w:t>Van</w:t>
      </w:r>
      <w:r>
        <w:rPr>
          <w:rFonts w:eastAsia="Times New Roman"/>
        </w:rPr>
        <w:t xml:space="preserve"> </w:t>
      </w:r>
      <w:proofErr w:type="spellStart"/>
      <w:r w:rsidRPr="00FD3B91">
        <w:rPr>
          <w:rFonts w:eastAsia="Times New Roman"/>
        </w:rPr>
        <w:t>schaik</w:t>
      </w:r>
      <w:proofErr w:type="spellEnd"/>
      <w:r w:rsidRPr="00FD3B91">
        <w:rPr>
          <w:rFonts w:eastAsia="Times New Roman"/>
        </w:rPr>
        <w:t xml:space="preserve">, C.P., </w:t>
      </w:r>
      <w:proofErr w:type="spellStart"/>
      <w:r w:rsidRPr="00FD3B91">
        <w:rPr>
          <w:rFonts w:eastAsia="Times New Roman"/>
        </w:rPr>
        <w:t>Terborgh</w:t>
      </w:r>
      <w:proofErr w:type="spellEnd"/>
      <w:r w:rsidRPr="00FD3B91">
        <w:rPr>
          <w:rFonts w:eastAsia="Times New Roman"/>
        </w:rPr>
        <w:t xml:space="preserve">, J.W. &amp; Wright, S.J. (1993). </w:t>
      </w:r>
      <w:r>
        <w:rPr>
          <w:rFonts w:eastAsia="Times New Roman"/>
        </w:rPr>
        <w:t>T</w:t>
      </w:r>
      <w:r w:rsidRPr="00FD3B91">
        <w:rPr>
          <w:rFonts w:eastAsia="Times New Roman"/>
        </w:rPr>
        <w:t xml:space="preserve">he Phenology of Tropical Forests - Adaptive Significance and Consequences for Primary Consumers. </w:t>
      </w:r>
      <w:proofErr w:type="spellStart"/>
      <w:r w:rsidRPr="00FD3B91">
        <w:rPr>
          <w:rFonts w:eastAsia="Times New Roman"/>
          <w:i/>
          <w:iCs/>
        </w:rPr>
        <w:t>Annu</w:t>
      </w:r>
      <w:proofErr w:type="spellEnd"/>
      <w:r w:rsidRPr="00FD3B91">
        <w:rPr>
          <w:rFonts w:eastAsia="Times New Roman"/>
          <w:i/>
          <w:iCs/>
        </w:rPr>
        <w:t>. Rev. Ecol. Syst.</w:t>
      </w:r>
      <w:r w:rsidRPr="00FD3B91">
        <w:rPr>
          <w:rFonts w:eastAsia="Times New Roman"/>
        </w:rPr>
        <w:t>, 24, 353–377.</w:t>
      </w:r>
    </w:p>
    <w:p w14:paraId="0F2C431F" w14:textId="77777777" w:rsidR="00997809" w:rsidRPr="00E727BA" w:rsidRDefault="00997809" w:rsidP="00997809">
      <w:pPr>
        <w:pStyle w:val="Compact"/>
        <w:ind w:left="576" w:hanging="576"/>
        <w:rPr>
          <w:rFonts w:eastAsia="Times New Roman"/>
        </w:rPr>
      </w:pPr>
      <w:r w:rsidRPr="00917D57">
        <w:rPr>
          <w:rFonts w:eastAsia="Times New Roman"/>
        </w:rPr>
        <w:t>V</w:t>
      </w:r>
      <w:r>
        <w:rPr>
          <w:rFonts w:eastAsia="Times New Roman"/>
        </w:rPr>
        <w:t>á</w:t>
      </w:r>
      <w:r w:rsidRPr="00917D57">
        <w:rPr>
          <w:rFonts w:eastAsia="Times New Roman"/>
        </w:rPr>
        <w:t xml:space="preserve">zquez, D.P. &amp; </w:t>
      </w:r>
      <w:proofErr w:type="spellStart"/>
      <w:r w:rsidRPr="00917D57">
        <w:rPr>
          <w:rFonts w:eastAsia="Times New Roman"/>
        </w:rPr>
        <w:t>Aizen</w:t>
      </w:r>
      <w:proofErr w:type="spellEnd"/>
      <w:r w:rsidRPr="00917D57">
        <w:rPr>
          <w:rFonts w:eastAsia="Times New Roman"/>
        </w:rPr>
        <w:t xml:space="preserve">, M.A. (2004). Asymmetric Specialization : a Pervasive Feature of Plant-Pollinator Interactions. </w:t>
      </w:r>
      <w:r w:rsidRPr="00917D57">
        <w:rPr>
          <w:rFonts w:eastAsia="Times New Roman"/>
          <w:i/>
          <w:iCs/>
        </w:rPr>
        <w:t>Ecology</w:t>
      </w:r>
      <w:r w:rsidRPr="00917D57">
        <w:rPr>
          <w:rFonts w:eastAsia="Times New Roman"/>
        </w:rPr>
        <w:t>, 85, 1251–1257</w:t>
      </w:r>
    </w:p>
    <w:p w14:paraId="3017B3DC" w14:textId="77777777" w:rsidR="00997809" w:rsidRDefault="00997809" w:rsidP="00997809">
      <w:pPr>
        <w:pStyle w:val="Compact"/>
        <w:ind w:left="576" w:hanging="576"/>
      </w:pPr>
      <w:r>
        <w:t xml:space="preserve">Vázquez, D.P., </w:t>
      </w:r>
      <w:proofErr w:type="spellStart"/>
      <w:r>
        <w:t>Chacoff</w:t>
      </w:r>
      <w:proofErr w:type="spellEnd"/>
      <w:r>
        <w:t xml:space="preserve">, N.P. &amp; </w:t>
      </w:r>
      <w:proofErr w:type="spellStart"/>
      <w:r>
        <w:t>Cagnolo</w:t>
      </w:r>
      <w:proofErr w:type="spellEnd"/>
      <w:r>
        <w:t xml:space="preserve">, L. (2009). Evaluating multiple determinants of the structure of plant-animal mutualistic networks. </w:t>
      </w:r>
      <w:r w:rsidRPr="00DA1126">
        <w:rPr>
          <w:i/>
        </w:rPr>
        <w:t>Ecology</w:t>
      </w:r>
      <w:r>
        <w:t>, 90, 2039–2046.</w:t>
      </w:r>
    </w:p>
    <w:p w14:paraId="185BD039" w14:textId="77777777" w:rsidR="00997809" w:rsidRDefault="00997809" w:rsidP="00997809">
      <w:pPr>
        <w:pStyle w:val="Compact"/>
        <w:ind w:left="576" w:hanging="576"/>
      </w:pPr>
      <w:proofErr w:type="spellStart"/>
      <w:r>
        <w:t>Vizentin-Bugoni</w:t>
      </w:r>
      <w:proofErr w:type="spellEnd"/>
      <w:r>
        <w:t xml:space="preserve">, J., Maruyama, P.K. &amp; </w:t>
      </w:r>
      <w:proofErr w:type="spellStart"/>
      <w:r>
        <w:t>Sazima</w:t>
      </w:r>
      <w:proofErr w:type="spellEnd"/>
      <w:r>
        <w:t xml:space="preserve">, M. (2014). Processes entangling interactions in communities: forbidden links are more important than abundance in a hummingbird-plant network. </w:t>
      </w:r>
      <w:r w:rsidRPr="00DA1126">
        <w:rPr>
          <w:i/>
        </w:rPr>
        <w:t>Proc. R. Soc. B Biol. Sci</w:t>
      </w:r>
      <w:r>
        <w:t>., 281, 20132397–20132397.</w:t>
      </w:r>
    </w:p>
    <w:p w14:paraId="154FD142" w14:textId="77777777" w:rsidR="00997809" w:rsidRDefault="00997809" w:rsidP="00997809">
      <w:pPr>
        <w:pStyle w:val="Compact"/>
        <w:ind w:left="576" w:hanging="576"/>
      </w:pPr>
      <w:r w:rsidRPr="00AE0686">
        <w:t>Webster, G. and Rhodes, R. 2001. Plant Diversity of an Andean Cloud Forest: Inventory of the Vascular F</w:t>
      </w:r>
      <w:r>
        <w:t xml:space="preserve">lora of </w:t>
      </w:r>
      <w:proofErr w:type="spellStart"/>
      <w:r>
        <w:t>Maquipucuna</w:t>
      </w:r>
      <w:proofErr w:type="spellEnd"/>
      <w:r>
        <w:t xml:space="preserve">, Ecuador. </w:t>
      </w:r>
      <w:r w:rsidRPr="00AE0686">
        <w:t>University of California Press.</w:t>
      </w:r>
    </w:p>
    <w:p w14:paraId="321B8D72" w14:textId="77777777" w:rsidR="00997809" w:rsidRDefault="00997809" w:rsidP="00997809">
      <w:pPr>
        <w:pStyle w:val="Compact"/>
        <w:ind w:left="576" w:hanging="576"/>
      </w:pPr>
      <w:r>
        <w:t xml:space="preserve">Weinstein, B.G. (2015). MotionMeerkat: integrating motion video detection and ecological monitoring. </w:t>
      </w:r>
      <w:r w:rsidRPr="00DA1126">
        <w:rPr>
          <w:i/>
        </w:rPr>
        <w:t xml:space="preserve">Methods Ecol. </w:t>
      </w:r>
      <w:proofErr w:type="spellStart"/>
      <w:r w:rsidRPr="00DA1126">
        <w:rPr>
          <w:i/>
        </w:rPr>
        <w:t>Evol</w:t>
      </w:r>
      <w:proofErr w:type="spellEnd"/>
      <w:r w:rsidRPr="00DA1126">
        <w:rPr>
          <w:i/>
        </w:rPr>
        <w:t>.</w:t>
      </w:r>
      <w:r>
        <w:t>, 6, 357–362.</w:t>
      </w:r>
    </w:p>
    <w:p w14:paraId="660E184B" w14:textId="77777777" w:rsidR="00997809" w:rsidRPr="00921617" w:rsidRDefault="00997809" w:rsidP="00997809">
      <w:pPr>
        <w:pStyle w:val="Compact"/>
        <w:ind w:left="576" w:hanging="576"/>
      </w:pPr>
      <w:r>
        <w:t xml:space="preserve">Wilson, D.S. &amp; Yoshimura, J. (1994). On the </w:t>
      </w:r>
      <w:proofErr w:type="spellStart"/>
      <w:r>
        <w:t>Coexistance</w:t>
      </w:r>
      <w:proofErr w:type="spellEnd"/>
      <w:r>
        <w:t xml:space="preserve"> of Specialists and Generalists. </w:t>
      </w:r>
      <w:r w:rsidRPr="00921617">
        <w:rPr>
          <w:i/>
        </w:rPr>
        <w:t>Am. Nat.</w:t>
      </w:r>
      <w:r w:rsidRPr="00921617">
        <w:t>, 144, 692–707.</w:t>
      </w:r>
    </w:p>
    <w:p w14:paraId="45C6D2D5" w14:textId="77777777" w:rsidR="00997809" w:rsidRDefault="00997809" w:rsidP="00997809">
      <w:pPr>
        <w:pStyle w:val="Compact"/>
        <w:ind w:left="576" w:hanging="576"/>
      </w:pPr>
      <w:r w:rsidRPr="00B11790">
        <w:rPr>
          <w:rFonts w:eastAsia="Times New Roman"/>
        </w:rPr>
        <w:t xml:space="preserve">Yang, L.H., </w:t>
      </w:r>
      <w:proofErr w:type="spellStart"/>
      <w:r w:rsidRPr="00B11790">
        <w:rPr>
          <w:rFonts w:eastAsia="Times New Roman"/>
        </w:rPr>
        <w:t>Bastow</w:t>
      </w:r>
      <w:proofErr w:type="spellEnd"/>
      <w:r w:rsidRPr="00B11790">
        <w:rPr>
          <w:rFonts w:eastAsia="Times New Roman"/>
        </w:rPr>
        <w:t>, J.L., Spence, K.O. &amp; Wright, A.N. (2008). What Ca</w:t>
      </w:r>
      <w:r>
        <w:rPr>
          <w:rFonts w:eastAsia="Times New Roman"/>
        </w:rPr>
        <w:t>n We Learn From Resource Pulses</w:t>
      </w:r>
      <w:r w:rsidRPr="00B11790">
        <w:rPr>
          <w:rFonts w:eastAsia="Times New Roman"/>
        </w:rPr>
        <w:t xml:space="preserve">? </w:t>
      </w:r>
      <w:r w:rsidRPr="00B11790">
        <w:rPr>
          <w:rFonts w:eastAsia="Times New Roman"/>
          <w:i/>
          <w:iCs/>
        </w:rPr>
        <w:t>Ecology</w:t>
      </w:r>
      <w:r w:rsidRPr="00B11790">
        <w:rPr>
          <w:rFonts w:eastAsia="Times New Roman"/>
        </w:rPr>
        <w:t>, 89, 621–634</w:t>
      </w:r>
      <w:r>
        <w:rPr>
          <w:rFonts w:eastAsia="Times New Roman"/>
        </w:rPr>
        <w:t>.</w:t>
      </w:r>
      <w:r>
        <w:rPr>
          <w:noProof/>
        </w:rPr>
        <w:br w:type="page"/>
      </w:r>
    </w:p>
    <w:p w14:paraId="77930A32" w14:textId="77777777" w:rsidR="00997809" w:rsidRDefault="00997809" w:rsidP="00997809">
      <w:pPr>
        <w:pStyle w:val="Compact"/>
        <w:ind w:left="0"/>
        <w:rPr>
          <w:noProof/>
        </w:rPr>
      </w:pPr>
      <w:r>
        <w:rPr>
          <w:noProof/>
        </w:rPr>
        <w:lastRenderedPageBreak/>
        <w:t>Tables</w:t>
      </w:r>
    </w:p>
    <w:p w14:paraId="5EFB11AE" w14:textId="55609003" w:rsidR="00997809" w:rsidRPr="0043562C" w:rsidRDefault="00997809" w:rsidP="00997809">
      <w:pPr>
        <w:ind w:left="0"/>
        <w:rPr>
          <w:noProof/>
        </w:rPr>
      </w:pPr>
      <w:r>
        <w:rPr>
          <w:noProof/>
        </w:rPr>
        <w:t xml:space="preserve">Table 1. Mean detection probability </w:t>
      </w:r>
      <w:r>
        <w:rPr>
          <w:rFonts w:eastAsiaTheme="minorEastAsia"/>
          <w:noProof/>
        </w:rPr>
        <w:t>(</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oMath>
      <w:r>
        <w:rPr>
          <w:rFonts w:eastAsiaTheme="minorEastAsia"/>
          <w:noProof/>
        </w:rPr>
        <w:t>)</w:t>
      </w:r>
      <w:r>
        <w:rPr>
          <w:noProof/>
        </w:rPr>
        <w:t xml:space="preserve"> and interaction</w:t>
      </w:r>
      <w:r w:rsidR="00F64F38">
        <w:rPr>
          <w:noProof/>
        </w:rPr>
        <w:t xml:space="preserve"> between trait-matching and resource period covariates</w:t>
      </w:r>
      <w:r>
        <w:rPr>
          <w:noProof/>
        </w:rPr>
        <w:t xml:space="preserve"> (</w:t>
      </w:r>
      <m:oMath>
        <m:sSub>
          <m:sSubPr>
            <m:ctrlPr>
              <w:rPr>
                <w:rFonts w:ascii="Cambria Math" w:hAnsi="Cambria Math"/>
                <w:b/>
                <w:bCs/>
                <w:i/>
              </w:rPr>
            </m:ctrlPr>
          </m:sSubPr>
          <m:e>
            <m:r>
              <w:rPr>
                <w:rFonts w:ascii="Cambria Math" w:hAnsi="Cambria Math"/>
              </w:rPr>
              <m:t>β</m:t>
            </m:r>
            <m:ctrlPr>
              <w:rPr>
                <w:rFonts w:ascii="Cambria Math" w:hAnsi="Cambria Math"/>
                <w:i/>
              </w:rPr>
            </m:ctrlPr>
          </m:e>
          <m:sub>
            <m:r>
              <w:rPr>
                <w:rFonts w:ascii="Cambria Math" w:hAnsi="Cambria Math"/>
              </w:rPr>
              <m:t>3,i</m:t>
            </m:r>
          </m:sub>
        </m:sSub>
        <m:r>
          <m:rPr>
            <m:sty m:val="bi"/>
          </m:rPr>
          <w:rPr>
            <w:rFonts w:ascii="Cambria Math" w:hAnsi="Cambria Math"/>
          </w:rPr>
          <m:t>)</m:t>
        </m:r>
      </m:oMath>
      <w:r>
        <w:rPr>
          <w:noProof/>
        </w:rPr>
        <w:t xml:space="preserve"> for each hummingbird species. Negative covariates indicate trait-matching is increasing during periods of high resource availability. Significant covariate estimates are indiciated in bold.</w:t>
      </w:r>
      <w:r w:rsidRPr="00ED4E0E">
        <w:rPr>
          <w:noProof/>
        </w:rPr>
        <w:t xml:space="preserve"> </w:t>
      </w:r>
      <w:r>
        <w:rPr>
          <w:noProof/>
        </w:rPr>
        <w:t>Species are sorted by detection probabilities.</w:t>
      </w:r>
    </w:p>
    <w:tbl>
      <w:tblPr>
        <w:tblpPr w:leftFromText="180" w:rightFromText="180" w:vertAnchor="text" w:horzAnchor="margin" w:tblpXSpec="center" w:tblpY="300"/>
        <w:tblW w:w="9900" w:type="dxa"/>
        <w:tblLook w:val="06A0" w:firstRow="1" w:lastRow="0" w:firstColumn="1" w:lastColumn="0" w:noHBand="1" w:noVBand="1"/>
      </w:tblPr>
      <w:tblGrid>
        <w:gridCol w:w="5651"/>
        <w:gridCol w:w="1909"/>
        <w:gridCol w:w="2340"/>
      </w:tblGrid>
      <w:tr w:rsidR="00997809" w14:paraId="3046F952" w14:textId="77777777" w:rsidTr="00B17C2F">
        <w:trPr>
          <w:trHeight w:hRule="exact" w:val="432"/>
        </w:trPr>
        <w:tc>
          <w:tcPr>
            <w:tcW w:w="5651" w:type="dxa"/>
            <w:vAlign w:val="center"/>
          </w:tcPr>
          <w:p w14:paraId="60E2213E" w14:textId="77777777" w:rsidR="00997809" w:rsidRDefault="00997809" w:rsidP="00B17C2F">
            <w:pPr>
              <w:ind w:left="0"/>
              <w:jc w:val="center"/>
              <w:rPr>
                <w:noProof/>
              </w:rPr>
            </w:pPr>
            <w:r>
              <w:rPr>
                <w:noProof/>
              </w:rPr>
              <w:t>Species</w:t>
            </w:r>
          </w:p>
        </w:tc>
        <w:tc>
          <w:tcPr>
            <w:tcW w:w="1909" w:type="dxa"/>
            <w:vAlign w:val="center"/>
          </w:tcPr>
          <w:p w14:paraId="5E2229FA" w14:textId="77777777" w:rsidR="00997809" w:rsidRDefault="007F0E12" w:rsidP="00B17C2F">
            <w:pPr>
              <w:ind w:left="0"/>
              <w:jc w:val="center"/>
              <w:rPr>
                <w:noProof/>
              </w:rPr>
            </w:pP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oMath>
            </m:oMathPara>
          </w:p>
        </w:tc>
        <w:tc>
          <w:tcPr>
            <w:tcW w:w="2340" w:type="dxa"/>
            <w:vAlign w:val="center"/>
          </w:tcPr>
          <w:p w14:paraId="5FB14F95" w14:textId="77777777" w:rsidR="00997809" w:rsidRDefault="007F0E12" w:rsidP="00B17C2F">
            <w:pPr>
              <w:ind w:left="0"/>
              <w:jc w:val="center"/>
              <w:rPr>
                <w:noProof/>
              </w:rPr>
            </w:pPr>
            <m:oMathPara>
              <m:oMath>
                <m:sSub>
                  <m:sSubPr>
                    <m:ctrlPr>
                      <w:rPr>
                        <w:rFonts w:ascii="Cambria Math" w:hAnsi="Cambria Math"/>
                        <w:i/>
                      </w:rPr>
                    </m:ctrlPr>
                  </m:sSubPr>
                  <m:e>
                    <m:r>
                      <w:rPr>
                        <w:rFonts w:ascii="Cambria Math" w:hAnsi="Cambria Math"/>
                      </w:rPr>
                      <m:t>β</m:t>
                    </m:r>
                  </m:e>
                  <m:sub>
                    <m:r>
                      <w:rPr>
                        <w:rFonts w:ascii="Cambria Math" w:hAnsi="Cambria Math"/>
                      </w:rPr>
                      <m:t>3,i</m:t>
                    </m:r>
                  </m:sub>
                </m:sSub>
              </m:oMath>
            </m:oMathPara>
          </w:p>
        </w:tc>
      </w:tr>
      <w:tr w:rsidR="00997809" w14:paraId="53E72C17" w14:textId="77777777" w:rsidTr="00B17C2F">
        <w:trPr>
          <w:trHeight w:hRule="exact" w:val="432"/>
        </w:trPr>
        <w:tc>
          <w:tcPr>
            <w:tcW w:w="5651" w:type="dxa"/>
            <w:vAlign w:val="center"/>
          </w:tcPr>
          <w:p w14:paraId="2DD791BC" w14:textId="77777777" w:rsidR="00997809" w:rsidRPr="00F64F38" w:rsidRDefault="00997809" w:rsidP="00B17C2F">
            <w:pPr>
              <w:ind w:left="0"/>
              <w:jc w:val="center"/>
              <w:rPr>
                <w:rFonts w:eastAsia="Times New Roman"/>
                <w:color w:val="000000"/>
              </w:rPr>
            </w:pPr>
            <w:r w:rsidRPr="00F64F38">
              <w:rPr>
                <w:rFonts w:eastAsia="Times New Roman"/>
                <w:color w:val="000000"/>
              </w:rPr>
              <w:t>Wedge-billed Hummingbird (</w:t>
            </w:r>
            <w:proofErr w:type="spellStart"/>
            <w:r w:rsidRPr="00F64F38">
              <w:rPr>
                <w:rFonts w:eastAsia="Times New Roman"/>
                <w:i/>
                <w:color w:val="000000"/>
              </w:rPr>
              <w:t>Schistes</w:t>
            </w:r>
            <w:proofErr w:type="spellEnd"/>
            <w:r w:rsidRPr="00F64F38">
              <w:rPr>
                <w:rFonts w:eastAsia="Times New Roman"/>
                <w:i/>
                <w:color w:val="000000"/>
              </w:rPr>
              <w:t xml:space="preserve"> </w:t>
            </w:r>
            <w:proofErr w:type="spellStart"/>
            <w:r w:rsidRPr="00F64F38">
              <w:rPr>
                <w:rFonts w:eastAsia="Times New Roman"/>
                <w:i/>
                <w:color w:val="000000"/>
              </w:rPr>
              <w:t>geoffroyi</w:t>
            </w:r>
            <w:proofErr w:type="spellEnd"/>
            <w:r w:rsidRPr="00F64F38">
              <w:rPr>
                <w:rFonts w:eastAsia="Times New Roman"/>
                <w:color w:val="000000"/>
              </w:rPr>
              <w:t>)</w:t>
            </w:r>
          </w:p>
        </w:tc>
        <w:tc>
          <w:tcPr>
            <w:tcW w:w="1909" w:type="dxa"/>
            <w:vAlign w:val="center"/>
          </w:tcPr>
          <w:p w14:paraId="41FEB60F" w14:textId="77777777" w:rsidR="00997809" w:rsidRDefault="00997809" w:rsidP="00B17C2F">
            <w:pPr>
              <w:ind w:left="0"/>
              <w:jc w:val="center"/>
              <w:rPr>
                <w:noProof/>
              </w:rPr>
            </w:pPr>
            <w:r>
              <w:rPr>
                <w:noProof/>
              </w:rPr>
              <w:t>0.16 (0.07, 0.28)</w:t>
            </w:r>
          </w:p>
        </w:tc>
        <w:tc>
          <w:tcPr>
            <w:tcW w:w="2340" w:type="dxa"/>
            <w:vAlign w:val="center"/>
          </w:tcPr>
          <w:p w14:paraId="639B3257" w14:textId="77777777" w:rsidR="00997809" w:rsidRDefault="00997809" w:rsidP="00B17C2F">
            <w:pPr>
              <w:ind w:left="0"/>
              <w:jc w:val="center"/>
              <w:rPr>
                <w:noProof/>
              </w:rPr>
            </w:pPr>
            <w:r>
              <w:rPr>
                <w:noProof/>
              </w:rPr>
              <w:t>-0.01 (-0.03, 0.02)</w:t>
            </w:r>
          </w:p>
        </w:tc>
      </w:tr>
      <w:tr w:rsidR="00997809" w14:paraId="44973CB0" w14:textId="77777777" w:rsidTr="00B17C2F">
        <w:trPr>
          <w:trHeight w:hRule="exact" w:val="432"/>
        </w:trPr>
        <w:tc>
          <w:tcPr>
            <w:tcW w:w="5651" w:type="dxa"/>
            <w:vAlign w:val="center"/>
          </w:tcPr>
          <w:p w14:paraId="66934B31" w14:textId="77777777" w:rsidR="00997809" w:rsidRPr="00F64F38" w:rsidRDefault="00997809" w:rsidP="00B17C2F">
            <w:pPr>
              <w:ind w:left="0"/>
              <w:jc w:val="center"/>
              <w:rPr>
                <w:rFonts w:eastAsia="Times New Roman"/>
                <w:color w:val="000000"/>
              </w:rPr>
            </w:pPr>
            <w:r w:rsidRPr="00F64F38">
              <w:rPr>
                <w:rFonts w:eastAsia="Times New Roman"/>
                <w:color w:val="000000"/>
              </w:rPr>
              <w:t>Brown Inca (</w:t>
            </w:r>
            <w:proofErr w:type="spellStart"/>
            <w:r w:rsidRPr="00F64F38">
              <w:rPr>
                <w:rFonts w:eastAsia="Times New Roman"/>
                <w:i/>
                <w:color w:val="000000"/>
              </w:rPr>
              <w:t>Coeligena</w:t>
            </w:r>
            <w:proofErr w:type="spellEnd"/>
            <w:r w:rsidRPr="00F64F38">
              <w:rPr>
                <w:rFonts w:eastAsia="Times New Roman"/>
                <w:i/>
                <w:color w:val="000000"/>
              </w:rPr>
              <w:t xml:space="preserve"> </w:t>
            </w:r>
            <w:proofErr w:type="spellStart"/>
            <w:r w:rsidRPr="00F64F38">
              <w:rPr>
                <w:rFonts w:eastAsia="Times New Roman"/>
                <w:i/>
                <w:color w:val="000000"/>
              </w:rPr>
              <w:t>wilsoni</w:t>
            </w:r>
            <w:proofErr w:type="spellEnd"/>
            <w:r w:rsidRPr="00F64F38">
              <w:rPr>
                <w:rFonts w:eastAsia="Times New Roman"/>
                <w:color w:val="000000"/>
              </w:rPr>
              <w:t>)</w:t>
            </w:r>
          </w:p>
        </w:tc>
        <w:tc>
          <w:tcPr>
            <w:tcW w:w="1909" w:type="dxa"/>
            <w:vAlign w:val="center"/>
          </w:tcPr>
          <w:p w14:paraId="3BB872AA" w14:textId="77777777" w:rsidR="00997809" w:rsidRDefault="00997809" w:rsidP="00B17C2F">
            <w:pPr>
              <w:ind w:left="0"/>
              <w:jc w:val="center"/>
              <w:rPr>
                <w:noProof/>
              </w:rPr>
            </w:pPr>
            <w:r>
              <w:rPr>
                <w:noProof/>
              </w:rPr>
              <w:t>0.17 (0.11, 0.25)</w:t>
            </w:r>
          </w:p>
        </w:tc>
        <w:tc>
          <w:tcPr>
            <w:tcW w:w="2340" w:type="dxa"/>
            <w:vAlign w:val="center"/>
          </w:tcPr>
          <w:p w14:paraId="2E13B1C2" w14:textId="77777777" w:rsidR="00997809" w:rsidRDefault="00997809" w:rsidP="00B17C2F">
            <w:pPr>
              <w:ind w:left="0"/>
              <w:jc w:val="center"/>
              <w:rPr>
                <w:noProof/>
              </w:rPr>
            </w:pPr>
            <w:r>
              <w:rPr>
                <w:noProof/>
              </w:rPr>
              <w:t>0.03 (0.00, 0.49)</w:t>
            </w:r>
          </w:p>
        </w:tc>
      </w:tr>
      <w:tr w:rsidR="00997809" w14:paraId="0CC54C2D" w14:textId="77777777" w:rsidTr="00B17C2F">
        <w:trPr>
          <w:trHeight w:hRule="exact" w:val="432"/>
        </w:trPr>
        <w:tc>
          <w:tcPr>
            <w:tcW w:w="5651" w:type="dxa"/>
            <w:vAlign w:val="center"/>
          </w:tcPr>
          <w:p w14:paraId="79000446" w14:textId="77777777" w:rsidR="00997809" w:rsidRPr="00F64F38" w:rsidRDefault="00997809" w:rsidP="00B17C2F">
            <w:pPr>
              <w:ind w:left="0"/>
              <w:jc w:val="center"/>
              <w:rPr>
                <w:rFonts w:eastAsia="Times New Roman"/>
                <w:color w:val="000000"/>
              </w:rPr>
            </w:pPr>
            <w:r w:rsidRPr="00F64F38">
              <w:rPr>
                <w:rFonts w:eastAsia="Times New Roman"/>
                <w:color w:val="000000"/>
              </w:rPr>
              <w:t>Collared Inca (</w:t>
            </w:r>
            <w:proofErr w:type="spellStart"/>
            <w:r w:rsidRPr="00F64F38">
              <w:rPr>
                <w:rFonts w:eastAsia="Times New Roman"/>
                <w:i/>
                <w:color w:val="000000"/>
              </w:rPr>
              <w:t>Coeligena</w:t>
            </w:r>
            <w:proofErr w:type="spellEnd"/>
            <w:r w:rsidRPr="00F64F38">
              <w:rPr>
                <w:rFonts w:eastAsia="Times New Roman"/>
                <w:i/>
                <w:color w:val="000000"/>
              </w:rPr>
              <w:t xml:space="preserve"> </w:t>
            </w:r>
            <w:proofErr w:type="spellStart"/>
            <w:r w:rsidRPr="00F64F38">
              <w:rPr>
                <w:rFonts w:eastAsia="Times New Roman"/>
                <w:i/>
                <w:color w:val="000000"/>
              </w:rPr>
              <w:t>torquata</w:t>
            </w:r>
            <w:proofErr w:type="spellEnd"/>
            <w:r w:rsidRPr="00F64F38">
              <w:rPr>
                <w:rFonts w:eastAsia="Times New Roman"/>
                <w:color w:val="000000"/>
              </w:rPr>
              <w:t>)</w:t>
            </w:r>
          </w:p>
        </w:tc>
        <w:tc>
          <w:tcPr>
            <w:tcW w:w="1909" w:type="dxa"/>
            <w:vAlign w:val="center"/>
          </w:tcPr>
          <w:p w14:paraId="10B0F78E" w14:textId="77777777" w:rsidR="00997809" w:rsidRDefault="00997809" w:rsidP="00B17C2F">
            <w:pPr>
              <w:ind w:left="0"/>
              <w:jc w:val="center"/>
              <w:rPr>
                <w:noProof/>
              </w:rPr>
            </w:pPr>
            <w:r>
              <w:rPr>
                <w:noProof/>
              </w:rPr>
              <w:t>0.19 (.10, 0.31)</w:t>
            </w:r>
          </w:p>
        </w:tc>
        <w:tc>
          <w:tcPr>
            <w:tcW w:w="2340" w:type="dxa"/>
            <w:vAlign w:val="center"/>
          </w:tcPr>
          <w:p w14:paraId="7015BB74" w14:textId="77777777" w:rsidR="00997809" w:rsidRPr="005B1C0B" w:rsidRDefault="00997809" w:rsidP="00B17C2F">
            <w:pPr>
              <w:ind w:left="0"/>
              <w:jc w:val="center"/>
              <w:rPr>
                <w:b/>
                <w:noProof/>
              </w:rPr>
            </w:pPr>
            <w:r w:rsidRPr="005B1C0B">
              <w:rPr>
                <w:b/>
                <w:noProof/>
              </w:rPr>
              <w:t>-0.04 (-0.07, -0.01)</w:t>
            </w:r>
          </w:p>
        </w:tc>
      </w:tr>
      <w:tr w:rsidR="00997809" w14:paraId="4564B37D" w14:textId="77777777" w:rsidTr="00B17C2F">
        <w:trPr>
          <w:trHeight w:hRule="exact" w:val="432"/>
        </w:trPr>
        <w:tc>
          <w:tcPr>
            <w:tcW w:w="5651" w:type="dxa"/>
            <w:vAlign w:val="center"/>
          </w:tcPr>
          <w:p w14:paraId="080817B8" w14:textId="77777777" w:rsidR="00997809" w:rsidRPr="00F64F38" w:rsidRDefault="00997809" w:rsidP="00B17C2F">
            <w:pPr>
              <w:ind w:left="0"/>
              <w:jc w:val="center"/>
              <w:rPr>
                <w:rFonts w:eastAsia="Times New Roman"/>
                <w:color w:val="000000"/>
              </w:rPr>
            </w:pPr>
            <w:r w:rsidRPr="00F64F38">
              <w:rPr>
                <w:rFonts w:eastAsia="Times New Roman"/>
                <w:color w:val="000000"/>
              </w:rPr>
              <w:t>Fawn-breasted Brilliant (</w:t>
            </w:r>
            <w:proofErr w:type="spellStart"/>
            <w:r w:rsidRPr="00F64F38">
              <w:rPr>
                <w:rFonts w:eastAsia="Times New Roman"/>
                <w:i/>
                <w:color w:val="000000"/>
              </w:rPr>
              <w:t>Heliodoxa</w:t>
            </w:r>
            <w:proofErr w:type="spellEnd"/>
            <w:r w:rsidRPr="00F64F38">
              <w:rPr>
                <w:rFonts w:eastAsia="Times New Roman"/>
                <w:i/>
                <w:color w:val="000000"/>
              </w:rPr>
              <w:t xml:space="preserve"> </w:t>
            </w:r>
            <w:proofErr w:type="spellStart"/>
            <w:r w:rsidRPr="00F64F38">
              <w:rPr>
                <w:rFonts w:eastAsia="Times New Roman"/>
                <w:i/>
                <w:color w:val="000000"/>
              </w:rPr>
              <w:t>rubinoides</w:t>
            </w:r>
            <w:proofErr w:type="spellEnd"/>
            <w:r w:rsidRPr="00F64F38">
              <w:rPr>
                <w:rFonts w:ascii="Arial" w:hAnsi="Arial" w:cs="Arial"/>
                <w:color w:val="545454"/>
                <w:shd w:val="clear" w:color="auto" w:fill="FFFFFF"/>
              </w:rPr>
              <w:t>)</w:t>
            </w:r>
          </w:p>
        </w:tc>
        <w:tc>
          <w:tcPr>
            <w:tcW w:w="1909" w:type="dxa"/>
            <w:vAlign w:val="center"/>
          </w:tcPr>
          <w:p w14:paraId="39829841" w14:textId="77777777" w:rsidR="00997809" w:rsidRDefault="00997809" w:rsidP="00B17C2F">
            <w:pPr>
              <w:ind w:left="0"/>
              <w:jc w:val="center"/>
              <w:rPr>
                <w:noProof/>
              </w:rPr>
            </w:pPr>
            <w:r>
              <w:rPr>
                <w:noProof/>
              </w:rPr>
              <w:t>0.19 (0.09, 0.42)</w:t>
            </w:r>
          </w:p>
        </w:tc>
        <w:tc>
          <w:tcPr>
            <w:tcW w:w="2340" w:type="dxa"/>
            <w:vAlign w:val="center"/>
          </w:tcPr>
          <w:p w14:paraId="6217C81C" w14:textId="77777777" w:rsidR="00997809" w:rsidRDefault="00997809" w:rsidP="00B17C2F">
            <w:pPr>
              <w:ind w:left="0"/>
              <w:jc w:val="center"/>
              <w:rPr>
                <w:noProof/>
              </w:rPr>
            </w:pPr>
            <w:r>
              <w:rPr>
                <w:noProof/>
              </w:rPr>
              <w:t>0.01 (-0.02, 0.04)</w:t>
            </w:r>
          </w:p>
        </w:tc>
      </w:tr>
      <w:tr w:rsidR="00997809" w14:paraId="67729690" w14:textId="77777777" w:rsidTr="00B17C2F">
        <w:trPr>
          <w:trHeight w:hRule="exact" w:val="432"/>
        </w:trPr>
        <w:tc>
          <w:tcPr>
            <w:tcW w:w="5651" w:type="dxa"/>
            <w:vAlign w:val="center"/>
          </w:tcPr>
          <w:p w14:paraId="434689AB" w14:textId="77777777" w:rsidR="00997809" w:rsidRPr="00F64F38" w:rsidRDefault="00997809" w:rsidP="00B17C2F">
            <w:pPr>
              <w:ind w:left="0"/>
              <w:jc w:val="center"/>
              <w:rPr>
                <w:rFonts w:eastAsia="Times New Roman"/>
                <w:color w:val="000000"/>
              </w:rPr>
            </w:pPr>
            <w:r w:rsidRPr="00F64F38">
              <w:rPr>
                <w:rFonts w:eastAsia="Times New Roman"/>
                <w:color w:val="000000"/>
              </w:rPr>
              <w:t>Speckled Hummingbird (</w:t>
            </w:r>
            <w:proofErr w:type="spellStart"/>
            <w:r w:rsidRPr="00F64F38">
              <w:rPr>
                <w:rFonts w:eastAsia="Times New Roman"/>
                <w:i/>
                <w:color w:val="000000"/>
              </w:rPr>
              <w:t>Adelomyia</w:t>
            </w:r>
            <w:proofErr w:type="spellEnd"/>
            <w:r w:rsidRPr="00F64F38">
              <w:rPr>
                <w:rFonts w:eastAsia="Times New Roman"/>
                <w:i/>
                <w:color w:val="000000"/>
              </w:rPr>
              <w:t xml:space="preserve"> </w:t>
            </w:r>
            <w:proofErr w:type="spellStart"/>
            <w:r w:rsidRPr="00F64F38">
              <w:rPr>
                <w:rFonts w:eastAsia="Times New Roman"/>
                <w:i/>
                <w:color w:val="000000"/>
              </w:rPr>
              <w:t>melanogenys</w:t>
            </w:r>
            <w:proofErr w:type="spellEnd"/>
            <w:r w:rsidRPr="00F64F38">
              <w:rPr>
                <w:rFonts w:eastAsia="Times New Roman"/>
                <w:color w:val="000000"/>
              </w:rPr>
              <w:t>)</w:t>
            </w:r>
          </w:p>
        </w:tc>
        <w:tc>
          <w:tcPr>
            <w:tcW w:w="1909" w:type="dxa"/>
            <w:vAlign w:val="center"/>
          </w:tcPr>
          <w:p w14:paraId="041C3500" w14:textId="77777777" w:rsidR="00997809" w:rsidRDefault="00997809" w:rsidP="00B17C2F">
            <w:pPr>
              <w:ind w:left="0"/>
              <w:jc w:val="center"/>
              <w:rPr>
                <w:noProof/>
              </w:rPr>
            </w:pPr>
            <w:r>
              <w:rPr>
                <w:noProof/>
              </w:rPr>
              <w:t>0.19 (0.11, 0.28)</w:t>
            </w:r>
          </w:p>
        </w:tc>
        <w:tc>
          <w:tcPr>
            <w:tcW w:w="2340" w:type="dxa"/>
            <w:vAlign w:val="center"/>
          </w:tcPr>
          <w:p w14:paraId="4929E63D" w14:textId="77777777" w:rsidR="00997809" w:rsidRDefault="00997809" w:rsidP="00B17C2F">
            <w:pPr>
              <w:ind w:left="0"/>
              <w:jc w:val="center"/>
              <w:rPr>
                <w:noProof/>
              </w:rPr>
            </w:pPr>
            <w:r>
              <w:rPr>
                <w:noProof/>
              </w:rPr>
              <w:t>0.02 (-0.01, 0.06)</w:t>
            </w:r>
          </w:p>
        </w:tc>
      </w:tr>
      <w:tr w:rsidR="00997809" w14:paraId="51C339BA" w14:textId="77777777" w:rsidTr="00B17C2F">
        <w:trPr>
          <w:trHeight w:hRule="exact" w:val="432"/>
        </w:trPr>
        <w:tc>
          <w:tcPr>
            <w:tcW w:w="5651" w:type="dxa"/>
            <w:vAlign w:val="center"/>
          </w:tcPr>
          <w:p w14:paraId="3206FB70" w14:textId="77777777" w:rsidR="00997809" w:rsidRPr="007F0E12" w:rsidRDefault="00997809" w:rsidP="00B17C2F">
            <w:pPr>
              <w:ind w:left="0"/>
              <w:jc w:val="center"/>
              <w:rPr>
                <w:rFonts w:eastAsia="Times New Roman"/>
                <w:color w:val="000000"/>
                <w:lang w:val="fr-CH"/>
                <w:rPrChange w:id="103" w:author="Catherine Graham" w:date="2016-12-06T09:55:00Z">
                  <w:rPr>
                    <w:rFonts w:eastAsia="Times New Roman"/>
                    <w:color w:val="000000"/>
                  </w:rPr>
                </w:rPrChange>
              </w:rPr>
            </w:pPr>
            <w:proofErr w:type="spellStart"/>
            <w:r w:rsidRPr="007F0E12">
              <w:rPr>
                <w:rFonts w:eastAsia="Times New Roman"/>
                <w:color w:val="000000"/>
                <w:lang w:val="fr-CH"/>
                <w:rPrChange w:id="104" w:author="Catherine Graham" w:date="2016-12-06T09:55:00Z">
                  <w:rPr>
                    <w:rFonts w:eastAsia="Times New Roman"/>
                    <w:color w:val="000000"/>
                  </w:rPr>
                </w:rPrChange>
              </w:rPr>
              <w:t>Buff-tailed</w:t>
            </w:r>
            <w:proofErr w:type="spellEnd"/>
            <w:r w:rsidRPr="007F0E12">
              <w:rPr>
                <w:rFonts w:eastAsia="Times New Roman"/>
                <w:color w:val="000000"/>
                <w:lang w:val="fr-CH"/>
                <w:rPrChange w:id="105" w:author="Catherine Graham" w:date="2016-12-06T09:55:00Z">
                  <w:rPr>
                    <w:rFonts w:eastAsia="Times New Roman"/>
                    <w:color w:val="000000"/>
                  </w:rPr>
                </w:rPrChange>
              </w:rPr>
              <w:t xml:space="preserve"> </w:t>
            </w:r>
            <w:proofErr w:type="spellStart"/>
            <w:r w:rsidRPr="007F0E12">
              <w:rPr>
                <w:rFonts w:eastAsia="Times New Roman"/>
                <w:color w:val="000000"/>
                <w:lang w:val="fr-CH"/>
                <w:rPrChange w:id="106" w:author="Catherine Graham" w:date="2016-12-06T09:55:00Z">
                  <w:rPr>
                    <w:rFonts w:eastAsia="Times New Roman"/>
                    <w:color w:val="000000"/>
                  </w:rPr>
                </w:rPrChange>
              </w:rPr>
              <w:t>Coronet</w:t>
            </w:r>
            <w:proofErr w:type="spellEnd"/>
            <w:r w:rsidRPr="007F0E12">
              <w:rPr>
                <w:rFonts w:eastAsia="Times New Roman"/>
                <w:color w:val="000000"/>
                <w:lang w:val="fr-CH"/>
                <w:rPrChange w:id="107" w:author="Catherine Graham" w:date="2016-12-06T09:55:00Z">
                  <w:rPr>
                    <w:rFonts w:eastAsia="Times New Roman"/>
                    <w:color w:val="000000"/>
                  </w:rPr>
                </w:rPrChange>
              </w:rPr>
              <w:t xml:space="preserve"> </w:t>
            </w:r>
            <w:r w:rsidRPr="007F0E12">
              <w:rPr>
                <w:rFonts w:eastAsia="Times New Roman"/>
                <w:i/>
                <w:color w:val="000000"/>
                <w:lang w:val="fr-CH"/>
                <w:rPrChange w:id="108" w:author="Catherine Graham" w:date="2016-12-06T09:55:00Z">
                  <w:rPr>
                    <w:rFonts w:eastAsia="Times New Roman"/>
                    <w:i/>
                    <w:color w:val="000000"/>
                  </w:rPr>
                </w:rPrChange>
              </w:rPr>
              <w:t>(</w:t>
            </w:r>
            <w:proofErr w:type="spellStart"/>
            <w:r w:rsidRPr="007F0E12">
              <w:rPr>
                <w:rFonts w:eastAsia="Times New Roman"/>
                <w:i/>
                <w:color w:val="000000"/>
                <w:lang w:val="fr-CH"/>
                <w:rPrChange w:id="109" w:author="Catherine Graham" w:date="2016-12-06T09:55:00Z">
                  <w:rPr>
                    <w:rFonts w:eastAsia="Times New Roman"/>
                    <w:i/>
                    <w:color w:val="000000"/>
                  </w:rPr>
                </w:rPrChange>
              </w:rPr>
              <w:t>Boissonneaua</w:t>
            </w:r>
            <w:proofErr w:type="spellEnd"/>
            <w:r w:rsidRPr="007F0E12">
              <w:rPr>
                <w:rFonts w:eastAsia="Times New Roman"/>
                <w:i/>
                <w:color w:val="000000"/>
                <w:lang w:val="fr-CH"/>
                <w:rPrChange w:id="110" w:author="Catherine Graham" w:date="2016-12-06T09:55:00Z">
                  <w:rPr>
                    <w:rFonts w:eastAsia="Times New Roman"/>
                    <w:i/>
                    <w:color w:val="000000"/>
                  </w:rPr>
                </w:rPrChange>
              </w:rPr>
              <w:t xml:space="preserve"> </w:t>
            </w:r>
            <w:proofErr w:type="spellStart"/>
            <w:r w:rsidRPr="007F0E12">
              <w:rPr>
                <w:rFonts w:eastAsia="Times New Roman"/>
                <w:i/>
                <w:color w:val="000000"/>
                <w:lang w:val="fr-CH"/>
                <w:rPrChange w:id="111" w:author="Catherine Graham" w:date="2016-12-06T09:55:00Z">
                  <w:rPr>
                    <w:rFonts w:eastAsia="Times New Roman"/>
                    <w:i/>
                    <w:color w:val="000000"/>
                  </w:rPr>
                </w:rPrChange>
              </w:rPr>
              <w:t>flavescens</w:t>
            </w:r>
            <w:proofErr w:type="spellEnd"/>
            <w:r w:rsidRPr="007F0E12">
              <w:rPr>
                <w:rFonts w:eastAsia="Times New Roman"/>
                <w:i/>
                <w:color w:val="000000"/>
                <w:lang w:val="fr-CH"/>
                <w:rPrChange w:id="112" w:author="Catherine Graham" w:date="2016-12-06T09:55:00Z">
                  <w:rPr>
                    <w:rFonts w:eastAsia="Times New Roman"/>
                    <w:i/>
                    <w:color w:val="000000"/>
                  </w:rPr>
                </w:rPrChange>
              </w:rPr>
              <w:t>)</w:t>
            </w:r>
          </w:p>
        </w:tc>
        <w:tc>
          <w:tcPr>
            <w:tcW w:w="1909" w:type="dxa"/>
            <w:vAlign w:val="center"/>
          </w:tcPr>
          <w:p w14:paraId="50E8CB75" w14:textId="77777777" w:rsidR="00997809" w:rsidRDefault="00997809" w:rsidP="00B17C2F">
            <w:pPr>
              <w:ind w:left="0"/>
              <w:jc w:val="center"/>
              <w:rPr>
                <w:noProof/>
              </w:rPr>
            </w:pPr>
            <w:r>
              <w:rPr>
                <w:noProof/>
              </w:rPr>
              <w:t>0.19 (0.11, 0.31)</w:t>
            </w:r>
          </w:p>
        </w:tc>
        <w:tc>
          <w:tcPr>
            <w:tcW w:w="2340" w:type="dxa"/>
            <w:vAlign w:val="center"/>
          </w:tcPr>
          <w:p w14:paraId="0DD22432" w14:textId="77777777" w:rsidR="00997809" w:rsidRDefault="00997809" w:rsidP="00B17C2F">
            <w:pPr>
              <w:ind w:left="0"/>
              <w:jc w:val="center"/>
              <w:rPr>
                <w:noProof/>
              </w:rPr>
            </w:pPr>
            <w:r>
              <w:rPr>
                <w:noProof/>
              </w:rPr>
              <w:t>-0.03 (-0.08, 0.03)</w:t>
            </w:r>
          </w:p>
        </w:tc>
      </w:tr>
      <w:tr w:rsidR="00997809" w14:paraId="3A5F61EB" w14:textId="77777777" w:rsidTr="00B17C2F">
        <w:trPr>
          <w:trHeight w:hRule="exact" w:val="432"/>
        </w:trPr>
        <w:tc>
          <w:tcPr>
            <w:tcW w:w="5651" w:type="dxa"/>
            <w:vAlign w:val="center"/>
          </w:tcPr>
          <w:p w14:paraId="498A6AD0" w14:textId="77777777" w:rsidR="00997809" w:rsidRPr="00F64F38" w:rsidRDefault="00997809" w:rsidP="00B17C2F">
            <w:pPr>
              <w:ind w:left="0"/>
              <w:jc w:val="center"/>
              <w:rPr>
                <w:noProof/>
              </w:rPr>
            </w:pPr>
            <w:r w:rsidRPr="00F64F38">
              <w:rPr>
                <w:rFonts w:eastAsia="Times New Roman"/>
                <w:color w:val="000000"/>
              </w:rPr>
              <w:t>Rufous-tailed Hummingbird (</w:t>
            </w:r>
            <w:proofErr w:type="spellStart"/>
            <w:r w:rsidRPr="00F64F38">
              <w:rPr>
                <w:rFonts w:eastAsia="Times New Roman"/>
                <w:i/>
                <w:color w:val="000000"/>
              </w:rPr>
              <w:t>Amazilia</w:t>
            </w:r>
            <w:proofErr w:type="spellEnd"/>
            <w:r w:rsidRPr="00F64F38">
              <w:rPr>
                <w:rFonts w:eastAsia="Times New Roman"/>
                <w:i/>
                <w:color w:val="000000"/>
              </w:rPr>
              <w:t xml:space="preserve"> </w:t>
            </w:r>
            <w:proofErr w:type="spellStart"/>
            <w:r w:rsidRPr="00F64F38">
              <w:rPr>
                <w:rFonts w:eastAsia="Times New Roman"/>
                <w:i/>
                <w:color w:val="000000"/>
              </w:rPr>
              <w:t>tzacatl</w:t>
            </w:r>
            <w:proofErr w:type="spellEnd"/>
            <w:r w:rsidRPr="00F64F38">
              <w:rPr>
                <w:rFonts w:eastAsia="Times New Roman"/>
                <w:color w:val="000000"/>
              </w:rPr>
              <w:t>)</w:t>
            </w:r>
          </w:p>
        </w:tc>
        <w:tc>
          <w:tcPr>
            <w:tcW w:w="1909" w:type="dxa"/>
            <w:vAlign w:val="center"/>
          </w:tcPr>
          <w:p w14:paraId="5E308A06" w14:textId="77777777" w:rsidR="00997809" w:rsidRDefault="00997809" w:rsidP="00B17C2F">
            <w:pPr>
              <w:ind w:left="0"/>
              <w:jc w:val="center"/>
              <w:rPr>
                <w:noProof/>
              </w:rPr>
            </w:pPr>
            <w:r>
              <w:rPr>
                <w:noProof/>
              </w:rPr>
              <w:t>0.21 (0.08, 0.37)</w:t>
            </w:r>
          </w:p>
        </w:tc>
        <w:tc>
          <w:tcPr>
            <w:tcW w:w="2340" w:type="dxa"/>
            <w:vAlign w:val="center"/>
          </w:tcPr>
          <w:p w14:paraId="072BE791" w14:textId="77777777" w:rsidR="00997809" w:rsidRDefault="00997809" w:rsidP="00B17C2F">
            <w:pPr>
              <w:ind w:left="0"/>
              <w:jc w:val="center"/>
              <w:rPr>
                <w:noProof/>
              </w:rPr>
            </w:pPr>
            <w:r>
              <w:rPr>
                <w:noProof/>
              </w:rPr>
              <w:t>-0.01 (-0.08, 0.06)</w:t>
            </w:r>
          </w:p>
        </w:tc>
      </w:tr>
      <w:tr w:rsidR="00997809" w14:paraId="0CF2F674" w14:textId="77777777" w:rsidTr="00B17C2F">
        <w:trPr>
          <w:trHeight w:hRule="exact" w:val="432"/>
        </w:trPr>
        <w:tc>
          <w:tcPr>
            <w:tcW w:w="5651" w:type="dxa"/>
            <w:vAlign w:val="center"/>
          </w:tcPr>
          <w:p w14:paraId="783C4FB5" w14:textId="77777777" w:rsidR="00997809" w:rsidRPr="00F64F38" w:rsidRDefault="00997809" w:rsidP="00B17C2F">
            <w:pPr>
              <w:ind w:left="0"/>
              <w:jc w:val="center"/>
              <w:rPr>
                <w:rFonts w:eastAsia="Times New Roman"/>
                <w:color w:val="000000"/>
              </w:rPr>
            </w:pPr>
            <w:r w:rsidRPr="00F64F38">
              <w:rPr>
                <w:rFonts w:eastAsia="Times New Roman"/>
                <w:color w:val="000000"/>
              </w:rPr>
              <w:t>Green-crowned Brilliant (</w:t>
            </w:r>
            <w:proofErr w:type="spellStart"/>
            <w:r w:rsidRPr="00F64F38">
              <w:rPr>
                <w:rFonts w:eastAsia="Times New Roman"/>
                <w:i/>
                <w:color w:val="000000"/>
              </w:rPr>
              <w:t>Heliodoxa</w:t>
            </w:r>
            <w:proofErr w:type="spellEnd"/>
            <w:r w:rsidRPr="00F64F38">
              <w:rPr>
                <w:rFonts w:eastAsia="Times New Roman"/>
                <w:i/>
                <w:color w:val="000000"/>
              </w:rPr>
              <w:t xml:space="preserve"> </w:t>
            </w:r>
            <w:proofErr w:type="spellStart"/>
            <w:r w:rsidRPr="00F64F38">
              <w:rPr>
                <w:rFonts w:eastAsia="Times New Roman"/>
                <w:i/>
                <w:color w:val="000000"/>
              </w:rPr>
              <w:t>jacula</w:t>
            </w:r>
            <w:proofErr w:type="spellEnd"/>
            <w:r w:rsidRPr="00F64F38">
              <w:rPr>
                <w:rFonts w:eastAsia="Times New Roman"/>
                <w:i/>
                <w:color w:val="000000"/>
              </w:rPr>
              <w:t>)</w:t>
            </w:r>
          </w:p>
        </w:tc>
        <w:tc>
          <w:tcPr>
            <w:tcW w:w="1909" w:type="dxa"/>
            <w:vAlign w:val="center"/>
          </w:tcPr>
          <w:p w14:paraId="3CCABCB4" w14:textId="77777777" w:rsidR="00997809" w:rsidRDefault="00997809" w:rsidP="00B17C2F">
            <w:pPr>
              <w:ind w:left="0"/>
              <w:jc w:val="center"/>
              <w:rPr>
                <w:noProof/>
              </w:rPr>
            </w:pPr>
            <w:r>
              <w:rPr>
                <w:noProof/>
              </w:rPr>
              <w:t>0.22 (0.09, 0.42)</w:t>
            </w:r>
          </w:p>
        </w:tc>
        <w:tc>
          <w:tcPr>
            <w:tcW w:w="2340" w:type="dxa"/>
            <w:vAlign w:val="center"/>
          </w:tcPr>
          <w:p w14:paraId="48B6193C" w14:textId="77777777" w:rsidR="00997809" w:rsidRDefault="00997809" w:rsidP="00B17C2F">
            <w:pPr>
              <w:ind w:left="0"/>
              <w:jc w:val="center"/>
              <w:rPr>
                <w:noProof/>
              </w:rPr>
            </w:pPr>
            <w:r>
              <w:rPr>
                <w:noProof/>
              </w:rPr>
              <w:t>0.05 (0.00, 0.11)</w:t>
            </w:r>
          </w:p>
        </w:tc>
      </w:tr>
      <w:tr w:rsidR="00997809" w14:paraId="020B4A1D" w14:textId="77777777" w:rsidTr="00B17C2F">
        <w:trPr>
          <w:trHeight w:hRule="exact" w:val="432"/>
        </w:trPr>
        <w:tc>
          <w:tcPr>
            <w:tcW w:w="5651" w:type="dxa"/>
            <w:vAlign w:val="center"/>
          </w:tcPr>
          <w:p w14:paraId="5FE589F2" w14:textId="77777777" w:rsidR="00997809" w:rsidRPr="00F64F38" w:rsidRDefault="00997809" w:rsidP="00B17C2F">
            <w:pPr>
              <w:ind w:left="0"/>
              <w:jc w:val="center"/>
              <w:rPr>
                <w:rFonts w:eastAsia="Times New Roman"/>
                <w:color w:val="000000"/>
              </w:rPr>
            </w:pPr>
            <w:r w:rsidRPr="00F64F38">
              <w:rPr>
                <w:rFonts w:eastAsia="Times New Roman"/>
                <w:color w:val="000000"/>
              </w:rPr>
              <w:t xml:space="preserve">Crowned </w:t>
            </w:r>
            <w:proofErr w:type="spellStart"/>
            <w:r w:rsidRPr="00F64F38">
              <w:rPr>
                <w:rFonts w:eastAsia="Times New Roman"/>
                <w:color w:val="000000"/>
              </w:rPr>
              <w:t>Woodnymph</w:t>
            </w:r>
            <w:proofErr w:type="spellEnd"/>
            <w:r w:rsidRPr="00F64F38">
              <w:rPr>
                <w:rFonts w:eastAsia="Times New Roman"/>
                <w:color w:val="000000"/>
              </w:rPr>
              <w:t xml:space="preserve"> (</w:t>
            </w:r>
            <w:proofErr w:type="spellStart"/>
            <w:r w:rsidRPr="00F64F38">
              <w:rPr>
                <w:rFonts w:eastAsia="Times New Roman"/>
                <w:i/>
                <w:color w:val="000000"/>
              </w:rPr>
              <w:t>Thalurania</w:t>
            </w:r>
            <w:proofErr w:type="spellEnd"/>
            <w:r w:rsidRPr="00F64F38">
              <w:rPr>
                <w:rFonts w:eastAsia="Times New Roman"/>
                <w:i/>
                <w:color w:val="000000"/>
              </w:rPr>
              <w:t xml:space="preserve"> </w:t>
            </w:r>
            <w:proofErr w:type="spellStart"/>
            <w:r w:rsidRPr="00F64F38">
              <w:rPr>
                <w:rFonts w:eastAsia="Times New Roman"/>
                <w:i/>
                <w:color w:val="000000"/>
              </w:rPr>
              <w:t>colombica</w:t>
            </w:r>
            <w:proofErr w:type="spellEnd"/>
            <w:r w:rsidRPr="00F64F38">
              <w:rPr>
                <w:rFonts w:eastAsia="Times New Roman"/>
                <w:color w:val="000000"/>
              </w:rPr>
              <w:t>)</w:t>
            </w:r>
          </w:p>
        </w:tc>
        <w:tc>
          <w:tcPr>
            <w:tcW w:w="1909" w:type="dxa"/>
            <w:vAlign w:val="center"/>
          </w:tcPr>
          <w:p w14:paraId="03E9DF89" w14:textId="77777777" w:rsidR="00997809" w:rsidRDefault="00997809" w:rsidP="00B17C2F">
            <w:pPr>
              <w:ind w:left="0"/>
              <w:jc w:val="center"/>
              <w:rPr>
                <w:noProof/>
              </w:rPr>
            </w:pPr>
            <w:r>
              <w:rPr>
                <w:noProof/>
              </w:rPr>
              <w:t>0.22 (0.12, 0.34)</w:t>
            </w:r>
          </w:p>
        </w:tc>
        <w:tc>
          <w:tcPr>
            <w:tcW w:w="2340" w:type="dxa"/>
            <w:vAlign w:val="center"/>
          </w:tcPr>
          <w:p w14:paraId="3E313D59" w14:textId="77777777" w:rsidR="00997809" w:rsidRDefault="00997809" w:rsidP="00B17C2F">
            <w:pPr>
              <w:ind w:left="0"/>
              <w:jc w:val="center"/>
              <w:rPr>
                <w:noProof/>
              </w:rPr>
            </w:pPr>
            <w:r>
              <w:rPr>
                <w:noProof/>
              </w:rPr>
              <w:t>-0.01 (-0.04, 0.02)</w:t>
            </w:r>
          </w:p>
        </w:tc>
      </w:tr>
      <w:tr w:rsidR="00997809" w14:paraId="0721D2C7" w14:textId="77777777" w:rsidTr="00B17C2F">
        <w:trPr>
          <w:trHeight w:hRule="exact" w:val="432"/>
        </w:trPr>
        <w:tc>
          <w:tcPr>
            <w:tcW w:w="5651" w:type="dxa"/>
            <w:vAlign w:val="center"/>
          </w:tcPr>
          <w:p w14:paraId="0626F8A8" w14:textId="77777777" w:rsidR="00997809" w:rsidRPr="00F64F38" w:rsidRDefault="00997809" w:rsidP="00B17C2F">
            <w:pPr>
              <w:ind w:left="0"/>
              <w:jc w:val="center"/>
              <w:rPr>
                <w:rFonts w:eastAsia="Times New Roman"/>
                <w:color w:val="000000"/>
              </w:rPr>
            </w:pPr>
            <w:r w:rsidRPr="00F64F38">
              <w:rPr>
                <w:rFonts w:eastAsia="Times New Roman"/>
                <w:color w:val="000000"/>
              </w:rPr>
              <w:t>Violet-tailed Sylph (</w:t>
            </w:r>
            <w:proofErr w:type="spellStart"/>
            <w:r w:rsidRPr="00F64F38">
              <w:rPr>
                <w:rFonts w:eastAsia="Times New Roman"/>
                <w:i/>
                <w:color w:val="000000"/>
              </w:rPr>
              <w:t>Aglaiocercus</w:t>
            </w:r>
            <w:proofErr w:type="spellEnd"/>
            <w:r w:rsidRPr="00F64F38">
              <w:rPr>
                <w:rFonts w:eastAsia="Times New Roman"/>
                <w:i/>
                <w:color w:val="000000"/>
              </w:rPr>
              <w:t xml:space="preserve"> </w:t>
            </w:r>
            <w:proofErr w:type="spellStart"/>
            <w:r w:rsidRPr="00F64F38">
              <w:rPr>
                <w:rFonts w:eastAsia="Times New Roman"/>
                <w:i/>
                <w:color w:val="000000"/>
              </w:rPr>
              <w:t>coelestis</w:t>
            </w:r>
            <w:proofErr w:type="spellEnd"/>
            <w:r w:rsidRPr="00F64F38">
              <w:rPr>
                <w:rFonts w:eastAsia="Times New Roman"/>
                <w:color w:val="000000"/>
              </w:rPr>
              <w:t>)</w:t>
            </w:r>
          </w:p>
        </w:tc>
        <w:tc>
          <w:tcPr>
            <w:tcW w:w="1909" w:type="dxa"/>
            <w:vAlign w:val="center"/>
          </w:tcPr>
          <w:p w14:paraId="201DE867" w14:textId="77777777" w:rsidR="00997809" w:rsidRDefault="00997809" w:rsidP="00B17C2F">
            <w:pPr>
              <w:ind w:left="0"/>
              <w:jc w:val="center"/>
              <w:rPr>
                <w:noProof/>
              </w:rPr>
            </w:pPr>
            <w:r>
              <w:rPr>
                <w:noProof/>
              </w:rPr>
              <w:t>0.22 (0.12, 0.35)</w:t>
            </w:r>
          </w:p>
        </w:tc>
        <w:tc>
          <w:tcPr>
            <w:tcW w:w="2340" w:type="dxa"/>
            <w:vAlign w:val="center"/>
          </w:tcPr>
          <w:p w14:paraId="366977B3" w14:textId="77777777" w:rsidR="00997809" w:rsidRDefault="00997809" w:rsidP="00B17C2F">
            <w:pPr>
              <w:ind w:left="0"/>
              <w:jc w:val="center"/>
              <w:rPr>
                <w:noProof/>
              </w:rPr>
            </w:pPr>
            <w:r>
              <w:rPr>
                <w:noProof/>
              </w:rPr>
              <w:t>-0.01 (-0.02, 0.00)</w:t>
            </w:r>
          </w:p>
        </w:tc>
      </w:tr>
      <w:tr w:rsidR="00997809" w14:paraId="4689F277" w14:textId="77777777" w:rsidTr="00B17C2F">
        <w:trPr>
          <w:trHeight w:hRule="exact" w:val="432"/>
        </w:trPr>
        <w:tc>
          <w:tcPr>
            <w:tcW w:w="5651" w:type="dxa"/>
            <w:vAlign w:val="center"/>
          </w:tcPr>
          <w:p w14:paraId="379FD5B0" w14:textId="77777777" w:rsidR="00997809" w:rsidRPr="00F64F38" w:rsidRDefault="00997809" w:rsidP="00B17C2F">
            <w:pPr>
              <w:ind w:left="0"/>
              <w:jc w:val="center"/>
              <w:rPr>
                <w:rFonts w:eastAsia="Times New Roman"/>
                <w:color w:val="000000"/>
              </w:rPr>
            </w:pPr>
            <w:r w:rsidRPr="00F64F38">
              <w:rPr>
                <w:rFonts w:eastAsia="Times New Roman"/>
                <w:color w:val="000000"/>
              </w:rPr>
              <w:t>Booted Racket-tail (</w:t>
            </w:r>
            <w:proofErr w:type="spellStart"/>
            <w:r w:rsidRPr="00F64F38">
              <w:rPr>
                <w:rFonts w:eastAsia="Times New Roman"/>
                <w:i/>
                <w:color w:val="000000"/>
              </w:rPr>
              <w:t>Ocreatus</w:t>
            </w:r>
            <w:proofErr w:type="spellEnd"/>
            <w:r w:rsidRPr="00F64F38">
              <w:rPr>
                <w:rFonts w:eastAsia="Times New Roman"/>
                <w:i/>
                <w:color w:val="000000"/>
              </w:rPr>
              <w:t xml:space="preserve"> </w:t>
            </w:r>
            <w:proofErr w:type="spellStart"/>
            <w:r w:rsidRPr="00F64F38">
              <w:rPr>
                <w:rFonts w:eastAsia="Times New Roman"/>
                <w:i/>
                <w:color w:val="000000"/>
              </w:rPr>
              <w:t>underwoodii</w:t>
            </w:r>
            <w:proofErr w:type="spellEnd"/>
            <w:r w:rsidRPr="00F64F38">
              <w:rPr>
                <w:rFonts w:eastAsia="Times New Roman"/>
                <w:color w:val="000000"/>
              </w:rPr>
              <w:t>)</w:t>
            </w:r>
          </w:p>
        </w:tc>
        <w:tc>
          <w:tcPr>
            <w:tcW w:w="1909" w:type="dxa"/>
            <w:vAlign w:val="center"/>
          </w:tcPr>
          <w:p w14:paraId="09D5A006" w14:textId="77777777" w:rsidR="00997809" w:rsidRDefault="00997809" w:rsidP="00B17C2F">
            <w:pPr>
              <w:ind w:left="0"/>
              <w:jc w:val="center"/>
              <w:rPr>
                <w:noProof/>
              </w:rPr>
            </w:pPr>
            <w:r>
              <w:rPr>
                <w:noProof/>
              </w:rPr>
              <w:t>0.22 (0.14, 0.32)</w:t>
            </w:r>
          </w:p>
        </w:tc>
        <w:tc>
          <w:tcPr>
            <w:tcW w:w="2340" w:type="dxa"/>
            <w:vAlign w:val="center"/>
          </w:tcPr>
          <w:p w14:paraId="6368CCE9" w14:textId="77777777" w:rsidR="00997809" w:rsidRDefault="00997809" w:rsidP="00B17C2F">
            <w:pPr>
              <w:ind w:left="0"/>
              <w:jc w:val="center"/>
              <w:rPr>
                <w:noProof/>
              </w:rPr>
            </w:pPr>
            <w:r>
              <w:rPr>
                <w:noProof/>
              </w:rPr>
              <w:t>-0.02 (-0.06, 0.03)</w:t>
            </w:r>
          </w:p>
        </w:tc>
      </w:tr>
      <w:tr w:rsidR="00997809" w14:paraId="5480607D" w14:textId="77777777" w:rsidTr="00B17C2F">
        <w:trPr>
          <w:trHeight w:hRule="exact" w:val="432"/>
        </w:trPr>
        <w:tc>
          <w:tcPr>
            <w:tcW w:w="5651" w:type="dxa"/>
            <w:vAlign w:val="center"/>
          </w:tcPr>
          <w:p w14:paraId="3527A7AE" w14:textId="77777777" w:rsidR="00997809" w:rsidRPr="00F64F38" w:rsidRDefault="00997809" w:rsidP="00B17C2F">
            <w:pPr>
              <w:ind w:left="0"/>
              <w:jc w:val="center"/>
              <w:rPr>
                <w:noProof/>
              </w:rPr>
            </w:pPr>
            <w:r w:rsidRPr="00F64F38">
              <w:rPr>
                <w:rFonts w:eastAsia="Times New Roman"/>
                <w:color w:val="000000"/>
              </w:rPr>
              <w:t xml:space="preserve">Hoary </w:t>
            </w:r>
            <w:proofErr w:type="spellStart"/>
            <w:r w:rsidRPr="00F64F38">
              <w:rPr>
                <w:rFonts w:eastAsia="Times New Roman"/>
                <w:color w:val="000000"/>
              </w:rPr>
              <w:t>Puffleg</w:t>
            </w:r>
            <w:proofErr w:type="spellEnd"/>
            <w:r w:rsidRPr="00F64F38">
              <w:rPr>
                <w:rFonts w:eastAsia="Times New Roman"/>
                <w:color w:val="000000"/>
              </w:rPr>
              <w:t xml:space="preserve">  (</w:t>
            </w:r>
            <w:proofErr w:type="spellStart"/>
            <w:r w:rsidRPr="00F64F38">
              <w:rPr>
                <w:rFonts w:eastAsia="Times New Roman"/>
                <w:i/>
                <w:color w:val="000000"/>
              </w:rPr>
              <w:t>Haplophaedia</w:t>
            </w:r>
            <w:proofErr w:type="spellEnd"/>
            <w:r w:rsidRPr="00F64F38">
              <w:rPr>
                <w:rFonts w:eastAsia="Times New Roman"/>
                <w:i/>
                <w:color w:val="000000"/>
              </w:rPr>
              <w:t xml:space="preserve"> </w:t>
            </w:r>
            <w:proofErr w:type="spellStart"/>
            <w:r w:rsidRPr="00F64F38">
              <w:rPr>
                <w:rFonts w:eastAsia="Times New Roman"/>
                <w:i/>
                <w:color w:val="000000"/>
              </w:rPr>
              <w:t>lugens</w:t>
            </w:r>
            <w:proofErr w:type="spellEnd"/>
            <w:r w:rsidRPr="00F64F38">
              <w:rPr>
                <w:rFonts w:eastAsia="Times New Roman"/>
                <w:color w:val="000000"/>
              </w:rPr>
              <w:t>)</w:t>
            </w:r>
          </w:p>
        </w:tc>
        <w:tc>
          <w:tcPr>
            <w:tcW w:w="1909" w:type="dxa"/>
            <w:vAlign w:val="center"/>
          </w:tcPr>
          <w:p w14:paraId="4D589FFE" w14:textId="77777777" w:rsidR="00997809" w:rsidRDefault="00997809" w:rsidP="00B17C2F">
            <w:pPr>
              <w:ind w:left="0"/>
              <w:jc w:val="center"/>
              <w:rPr>
                <w:noProof/>
              </w:rPr>
            </w:pPr>
            <w:r>
              <w:rPr>
                <w:noProof/>
              </w:rPr>
              <w:t>0.23 (0.11, 0.39)</w:t>
            </w:r>
          </w:p>
        </w:tc>
        <w:tc>
          <w:tcPr>
            <w:tcW w:w="2340" w:type="dxa"/>
            <w:vAlign w:val="center"/>
          </w:tcPr>
          <w:p w14:paraId="5BFEAEAF" w14:textId="77777777" w:rsidR="00997809" w:rsidRDefault="00997809" w:rsidP="00B17C2F">
            <w:pPr>
              <w:ind w:left="0"/>
              <w:jc w:val="center"/>
              <w:rPr>
                <w:noProof/>
              </w:rPr>
            </w:pPr>
            <w:r>
              <w:rPr>
                <w:noProof/>
              </w:rPr>
              <w:t>-0.02 (-0.09, 0.03)</w:t>
            </w:r>
          </w:p>
        </w:tc>
      </w:tr>
      <w:tr w:rsidR="00997809" w14:paraId="065D01E4" w14:textId="77777777" w:rsidTr="00B17C2F">
        <w:trPr>
          <w:trHeight w:hRule="exact" w:val="432"/>
        </w:trPr>
        <w:tc>
          <w:tcPr>
            <w:tcW w:w="5651" w:type="dxa"/>
            <w:vAlign w:val="center"/>
          </w:tcPr>
          <w:p w14:paraId="5C029159" w14:textId="77777777" w:rsidR="00997809" w:rsidRPr="00F64F38" w:rsidRDefault="00997809" w:rsidP="00B17C2F">
            <w:pPr>
              <w:ind w:left="0"/>
              <w:jc w:val="center"/>
              <w:rPr>
                <w:rFonts w:eastAsia="Times New Roman"/>
                <w:color w:val="000000"/>
              </w:rPr>
            </w:pPr>
            <w:r w:rsidRPr="00F64F38">
              <w:rPr>
                <w:rFonts w:eastAsia="Times New Roman"/>
                <w:color w:val="000000"/>
              </w:rPr>
              <w:t>Stripe-throated Hermit (</w:t>
            </w:r>
            <w:proofErr w:type="spellStart"/>
            <w:r w:rsidRPr="00F64F38">
              <w:rPr>
                <w:rFonts w:eastAsia="Times New Roman"/>
                <w:i/>
                <w:color w:val="000000"/>
              </w:rPr>
              <w:t>Phaethornis</w:t>
            </w:r>
            <w:proofErr w:type="spellEnd"/>
            <w:r w:rsidRPr="00F64F38">
              <w:rPr>
                <w:rFonts w:eastAsia="Times New Roman"/>
                <w:i/>
                <w:color w:val="000000"/>
              </w:rPr>
              <w:t xml:space="preserve"> </w:t>
            </w:r>
            <w:proofErr w:type="spellStart"/>
            <w:r w:rsidRPr="00F64F38">
              <w:rPr>
                <w:rFonts w:eastAsia="Times New Roman"/>
                <w:i/>
                <w:color w:val="000000"/>
              </w:rPr>
              <w:t>striigularis</w:t>
            </w:r>
            <w:proofErr w:type="spellEnd"/>
            <w:r w:rsidRPr="00F64F38">
              <w:rPr>
                <w:rFonts w:eastAsia="Times New Roman"/>
                <w:color w:val="000000"/>
              </w:rPr>
              <w:t>)</w:t>
            </w:r>
          </w:p>
        </w:tc>
        <w:tc>
          <w:tcPr>
            <w:tcW w:w="1909" w:type="dxa"/>
            <w:vAlign w:val="center"/>
          </w:tcPr>
          <w:p w14:paraId="698ED96C" w14:textId="77777777" w:rsidR="00997809" w:rsidRDefault="00997809" w:rsidP="00B17C2F">
            <w:pPr>
              <w:ind w:left="0"/>
              <w:jc w:val="center"/>
              <w:rPr>
                <w:noProof/>
              </w:rPr>
            </w:pPr>
            <w:r>
              <w:rPr>
                <w:noProof/>
              </w:rPr>
              <w:t>0.23 (0.13, 0.35)</w:t>
            </w:r>
          </w:p>
        </w:tc>
        <w:tc>
          <w:tcPr>
            <w:tcW w:w="2340" w:type="dxa"/>
            <w:vAlign w:val="center"/>
          </w:tcPr>
          <w:p w14:paraId="2837F920" w14:textId="77777777" w:rsidR="00997809" w:rsidRDefault="00997809" w:rsidP="00B17C2F">
            <w:pPr>
              <w:ind w:left="0"/>
              <w:jc w:val="center"/>
              <w:rPr>
                <w:noProof/>
              </w:rPr>
            </w:pPr>
            <w:r>
              <w:rPr>
                <w:noProof/>
              </w:rPr>
              <w:t>0.03 (-0.01, 0.06)</w:t>
            </w:r>
          </w:p>
        </w:tc>
      </w:tr>
      <w:tr w:rsidR="00997809" w14:paraId="7C48D9D1" w14:textId="77777777" w:rsidTr="00B17C2F">
        <w:trPr>
          <w:trHeight w:hRule="exact" w:val="432"/>
        </w:trPr>
        <w:tc>
          <w:tcPr>
            <w:tcW w:w="5651" w:type="dxa"/>
            <w:vAlign w:val="center"/>
          </w:tcPr>
          <w:p w14:paraId="391E4352" w14:textId="77777777" w:rsidR="00997809" w:rsidRPr="00F64F38" w:rsidRDefault="00997809" w:rsidP="00B17C2F">
            <w:pPr>
              <w:ind w:left="0"/>
              <w:jc w:val="center"/>
              <w:rPr>
                <w:rFonts w:eastAsia="Times New Roman"/>
                <w:color w:val="000000"/>
              </w:rPr>
            </w:pPr>
            <w:r w:rsidRPr="00F64F38">
              <w:rPr>
                <w:rFonts w:eastAsia="Times New Roman"/>
                <w:color w:val="000000"/>
              </w:rPr>
              <w:t>Purple-bibbed Whitetip (</w:t>
            </w:r>
            <w:proofErr w:type="spellStart"/>
            <w:r w:rsidRPr="00F64F38">
              <w:rPr>
                <w:rFonts w:eastAsia="Times New Roman"/>
                <w:i/>
                <w:color w:val="000000"/>
              </w:rPr>
              <w:t>Urosticte</w:t>
            </w:r>
            <w:proofErr w:type="spellEnd"/>
            <w:r w:rsidRPr="00F64F38">
              <w:rPr>
                <w:rFonts w:eastAsia="Times New Roman"/>
                <w:i/>
                <w:color w:val="000000"/>
              </w:rPr>
              <w:t xml:space="preserve"> </w:t>
            </w:r>
            <w:proofErr w:type="spellStart"/>
            <w:r w:rsidRPr="00F64F38">
              <w:rPr>
                <w:rFonts w:eastAsia="Times New Roman"/>
                <w:i/>
                <w:color w:val="000000"/>
              </w:rPr>
              <w:t>benjamini</w:t>
            </w:r>
            <w:proofErr w:type="spellEnd"/>
            <w:r w:rsidRPr="00F64F38">
              <w:rPr>
                <w:rFonts w:eastAsia="Times New Roman"/>
                <w:i/>
                <w:color w:val="000000"/>
              </w:rPr>
              <w:t>)</w:t>
            </w:r>
          </w:p>
        </w:tc>
        <w:tc>
          <w:tcPr>
            <w:tcW w:w="1909" w:type="dxa"/>
            <w:vAlign w:val="center"/>
          </w:tcPr>
          <w:p w14:paraId="5909832B" w14:textId="77777777" w:rsidR="00997809" w:rsidRDefault="00997809" w:rsidP="00B17C2F">
            <w:pPr>
              <w:ind w:left="0"/>
              <w:jc w:val="center"/>
              <w:rPr>
                <w:noProof/>
              </w:rPr>
            </w:pPr>
            <w:r>
              <w:rPr>
                <w:noProof/>
              </w:rPr>
              <w:t>0.24 (0.11, 0.40)</w:t>
            </w:r>
          </w:p>
        </w:tc>
        <w:tc>
          <w:tcPr>
            <w:tcW w:w="2340" w:type="dxa"/>
            <w:vAlign w:val="center"/>
          </w:tcPr>
          <w:p w14:paraId="5CF9F56A" w14:textId="77777777" w:rsidR="00997809" w:rsidRDefault="00997809" w:rsidP="00B17C2F">
            <w:pPr>
              <w:ind w:left="0"/>
              <w:jc w:val="center"/>
              <w:rPr>
                <w:noProof/>
              </w:rPr>
            </w:pPr>
            <w:r>
              <w:rPr>
                <w:noProof/>
              </w:rPr>
              <w:t>0.01 (-0.05, 0.06)</w:t>
            </w:r>
          </w:p>
        </w:tc>
      </w:tr>
      <w:tr w:rsidR="00997809" w14:paraId="3ED2375C" w14:textId="77777777" w:rsidTr="00B17C2F">
        <w:trPr>
          <w:trHeight w:hRule="exact" w:val="432"/>
        </w:trPr>
        <w:tc>
          <w:tcPr>
            <w:tcW w:w="5651" w:type="dxa"/>
            <w:vAlign w:val="center"/>
          </w:tcPr>
          <w:p w14:paraId="11D91FDD" w14:textId="77777777" w:rsidR="00997809" w:rsidRPr="00F64F38" w:rsidRDefault="00997809" w:rsidP="00B17C2F">
            <w:pPr>
              <w:ind w:left="0"/>
              <w:jc w:val="center"/>
              <w:rPr>
                <w:rFonts w:eastAsia="Times New Roman"/>
                <w:color w:val="000000"/>
              </w:rPr>
            </w:pPr>
            <w:r w:rsidRPr="00F64F38">
              <w:rPr>
                <w:rFonts w:eastAsia="Times New Roman"/>
                <w:color w:val="000000"/>
              </w:rPr>
              <w:t>White-whiskered Hermit (</w:t>
            </w:r>
            <w:proofErr w:type="spellStart"/>
            <w:r w:rsidRPr="00F64F38">
              <w:rPr>
                <w:rFonts w:eastAsia="Times New Roman"/>
                <w:i/>
                <w:color w:val="000000"/>
              </w:rPr>
              <w:t>Phaethornis</w:t>
            </w:r>
            <w:proofErr w:type="spellEnd"/>
            <w:r w:rsidRPr="00F64F38">
              <w:rPr>
                <w:rFonts w:eastAsia="Times New Roman"/>
                <w:i/>
                <w:color w:val="000000"/>
              </w:rPr>
              <w:t xml:space="preserve"> </w:t>
            </w:r>
            <w:proofErr w:type="spellStart"/>
            <w:r w:rsidRPr="00F64F38">
              <w:rPr>
                <w:rFonts w:eastAsia="Times New Roman"/>
                <w:i/>
                <w:color w:val="000000"/>
              </w:rPr>
              <w:t>yaruqui</w:t>
            </w:r>
            <w:proofErr w:type="spellEnd"/>
            <w:r w:rsidRPr="00F64F38">
              <w:rPr>
                <w:rFonts w:eastAsia="Times New Roman"/>
                <w:color w:val="000000"/>
              </w:rPr>
              <w:t>)</w:t>
            </w:r>
          </w:p>
        </w:tc>
        <w:tc>
          <w:tcPr>
            <w:tcW w:w="1909" w:type="dxa"/>
            <w:vAlign w:val="center"/>
          </w:tcPr>
          <w:p w14:paraId="51A81B5B" w14:textId="77777777" w:rsidR="00997809" w:rsidRDefault="00997809" w:rsidP="00B17C2F">
            <w:pPr>
              <w:ind w:left="0"/>
              <w:jc w:val="center"/>
              <w:rPr>
                <w:noProof/>
              </w:rPr>
            </w:pPr>
            <w:r>
              <w:rPr>
                <w:noProof/>
              </w:rPr>
              <w:t>0.25 (0.16, 0.37)</w:t>
            </w:r>
          </w:p>
        </w:tc>
        <w:tc>
          <w:tcPr>
            <w:tcW w:w="2340" w:type="dxa"/>
            <w:vAlign w:val="center"/>
          </w:tcPr>
          <w:p w14:paraId="392E4322" w14:textId="77777777" w:rsidR="00997809" w:rsidRPr="005B1C0B" w:rsidRDefault="00997809" w:rsidP="00B17C2F">
            <w:pPr>
              <w:ind w:left="0"/>
              <w:jc w:val="center"/>
              <w:rPr>
                <w:b/>
                <w:noProof/>
              </w:rPr>
            </w:pPr>
            <w:r w:rsidRPr="005B1C0B">
              <w:rPr>
                <w:b/>
                <w:noProof/>
              </w:rPr>
              <w:t>0.03 (0.03, 0.05)</w:t>
            </w:r>
          </w:p>
        </w:tc>
      </w:tr>
      <w:tr w:rsidR="00997809" w14:paraId="328C8D08" w14:textId="77777777" w:rsidTr="00B17C2F">
        <w:trPr>
          <w:trHeight w:hRule="exact" w:val="432"/>
        </w:trPr>
        <w:tc>
          <w:tcPr>
            <w:tcW w:w="5651" w:type="dxa"/>
            <w:vAlign w:val="center"/>
          </w:tcPr>
          <w:p w14:paraId="21A28D41" w14:textId="77777777" w:rsidR="00997809" w:rsidRPr="00F64F38" w:rsidRDefault="00997809" w:rsidP="00B17C2F">
            <w:pPr>
              <w:ind w:left="0"/>
              <w:jc w:val="center"/>
              <w:rPr>
                <w:noProof/>
              </w:rPr>
            </w:pPr>
            <w:r w:rsidRPr="00F64F38">
              <w:rPr>
                <w:rFonts w:eastAsia="Times New Roman"/>
                <w:color w:val="000000"/>
              </w:rPr>
              <w:t xml:space="preserve">Andean Emerald </w:t>
            </w:r>
            <w:r w:rsidRPr="00F64F38">
              <w:rPr>
                <w:rFonts w:eastAsia="Times New Roman"/>
                <w:i/>
                <w:color w:val="000000"/>
              </w:rPr>
              <w:t>(</w:t>
            </w:r>
            <w:proofErr w:type="spellStart"/>
            <w:r w:rsidRPr="00F64F38">
              <w:rPr>
                <w:rFonts w:eastAsia="Times New Roman"/>
                <w:i/>
                <w:color w:val="000000"/>
              </w:rPr>
              <w:t>Amazilia</w:t>
            </w:r>
            <w:proofErr w:type="spellEnd"/>
            <w:r w:rsidRPr="00F64F38">
              <w:rPr>
                <w:rFonts w:eastAsia="Times New Roman"/>
                <w:i/>
                <w:color w:val="000000"/>
              </w:rPr>
              <w:t xml:space="preserve"> </w:t>
            </w:r>
            <w:proofErr w:type="spellStart"/>
            <w:r w:rsidRPr="00F64F38">
              <w:rPr>
                <w:rFonts w:eastAsia="Times New Roman"/>
                <w:i/>
                <w:color w:val="000000"/>
              </w:rPr>
              <w:t>franciae</w:t>
            </w:r>
            <w:proofErr w:type="spellEnd"/>
            <w:r w:rsidRPr="00F64F38">
              <w:rPr>
                <w:rFonts w:eastAsia="Times New Roman"/>
                <w:i/>
                <w:color w:val="000000"/>
              </w:rPr>
              <w:t>)</w:t>
            </w:r>
          </w:p>
        </w:tc>
        <w:tc>
          <w:tcPr>
            <w:tcW w:w="1909" w:type="dxa"/>
            <w:vAlign w:val="center"/>
          </w:tcPr>
          <w:p w14:paraId="7411BF5E" w14:textId="77777777" w:rsidR="00997809" w:rsidRDefault="00997809" w:rsidP="00B17C2F">
            <w:pPr>
              <w:ind w:left="0"/>
              <w:jc w:val="center"/>
              <w:rPr>
                <w:noProof/>
              </w:rPr>
            </w:pPr>
            <w:r>
              <w:rPr>
                <w:noProof/>
              </w:rPr>
              <w:t>0.27 (0.13, 0.40)</w:t>
            </w:r>
          </w:p>
        </w:tc>
        <w:tc>
          <w:tcPr>
            <w:tcW w:w="2340" w:type="dxa"/>
            <w:vAlign w:val="center"/>
          </w:tcPr>
          <w:p w14:paraId="67E7614C" w14:textId="77777777" w:rsidR="00997809" w:rsidRDefault="00997809" w:rsidP="00B17C2F">
            <w:pPr>
              <w:ind w:left="0"/>
              <w:jc w:val="center"/>
              <w:rPr>
                <w:noProof/>
              </w:rPr>
            </w:pPr>
            <w:r>
              <w:rPr>
                <w:noProof/>
              </w:rPr>
              <w:t>-0.01 (-0.05, 0.03)</w:t>
            </w:r>
          </w:p>
        </w:tc>
      </w:tr>
      <w:tr w:rsidR="00997809" w14:paraId="25F92F19" w14:textId="77777777" w:rsidTr="00B17C2F">
        <w:trPr>
          <w:trHeight w:hRule="exact" w:val="432"/>
        </w:trPr>
        <w:tc>
          <w:tcPr>
            <w:tcW w:w="5651" w:type="dxa"/>
            <w:vAlign w:val="center"/>
          </w:tcPr>
          <w:p w14:paraId="550B3F60" w14:textId="77777777" w:rsidR="00997809" w:rsidRPr="00F64F38" w:rsidRDefault="00997809" w:rsidP="00B17C2F">
            <w:pPr>
              <w:ind w:left="0"/>
              <w:jc w:val="center"/>
              <w:rPr>
                <w:rFonts w:eastAsia="Times New Roman"/>
                <w:color w:val="000000"/>
              </w:rPr>
            </w:pPr>
            <w:r w:rsidRPr="00F64F38">
              <w:rPr>
                <w:rFonts w:eastAsia="Times New Roman"/>
                <w:color w:val="000000"/>
              </w:rPr>
              <w:t xml:space="preserve">Green-fronted </w:t>
            </w:r>
            <w:proofErr w:type="spellStart"/>
            <w:r w:rsidRPr="00F64F38">
              <w:rPr>
                <w:rFonts w:eastAsia="Times New Roman"/>
                <w:color w:val="000000"/>
              </w:rPr>
              <w:t>Lancebill</w:t>
            </w:r>
            <w:proofErr w:type="spellEnd"/>
            <w:r w:rsidRPr="00F64F38">
              <w:rPr>
                <w:rFonts w:eastAsia="Times New Roman"/>
                <w:color w:val="000000"/>
              </w:rPr>
              <w:t xml:space="preserve"> (</w:t>
            </w:r>
            <w:proofErr w:type="spellStart"/>
            <w:r w:rsidRPr="00F64F38">
              <w:rPr>
                <w:rFonts w:eastAsia="Times New Roman"/>
                <w:i/>
                <w:color w:val="000000"/>
              </w:rPr>
              <w:t>Doryfera</w:t>
            </w:r>
            <w:proofErr w:type="spellEnd"/>
            <w:r w:rsidRPr="00F64F38">
              <w:rPr>
                <w:rFonts w:eastAsia="Times New Roman"/>
                <w:i/>
                <w:color w:val="000000"/>
              </w:rPr>
              <w:t xml:space="preserve"> </w:t>
            </w:r>
            <w:proofErr w:type="spellStart"/>
            <w:r w:rsidRPr="00F64F38">
              <w:rPr>
                <w:rFonts w:eastAsia="Times New Roman"/>
                <w:i/>
                <w:color w:val="000000"/>
              </w:rPr>
              <w:t>ludovicae</w:t>
            </w:r>
            <w:proofErr w:type="spellEnd"/>
            <w:r w:rsidRPr="00F64F38">
              <w:rPr>
                <w:rFonts w:eastAsia="Times New Roman"/>
                <w:color w:val="000000"/>
              </w:rPr>
              <w:t>)</w:t>
            </w:r>
          </w:p>
        </w:tc>
        <w:tc>
          <w:tcPr>
            <w:tcW w:w="1909" w:type="dxa"/>
            <w:vAlign w:val="center"/>
          </w:tcPr>
          <w:p w14:paraId="2B8B2D0E" w14:textId="77777777" w:rsidR="00997809" w:rsidRDefault="00997809" w:rsidP="00B17C2F">
            <w:pPr>
              <w:ind w:left="0"/>
              <w:jc w:val="center"/>
              <w:rPr>
                <w:noProof/>
              </w:rPr>
            </w:pPr>
            <w:r>
              <w:rPr>
                <w:noProof/>
              </w:rPr>
              <w:t>0.27 (0.14, 0.42)</w:t>
            </w:r>
          </w:p>
        </w:tc>
        <w:tc>
          <w:tcPr>
            <w:tcW w:w="2340" w:type="dxa"/>
            <w:vAlign w:val="center"/>
          </w:tcPr>
          <w:p w14:paraId="154C2A23" w14:textId="77777777" w:rsidR="00997809" w:rsidRDefault="00997809" w:rsidP="00B17C2F">
            <w:pPr>
              <w:ind w:left="0"/>
              <w:jc w:val="center"/>
              <w:rPr>
                <w:noProof/>
              </w:rPr>
            </w:pPr>
            <w:r>
              <w:rPr>
                <w:noProof/>
              </w:rPr>
              <w:t>-0.02 (-0.06, 0.01)</w:t>
            </w:r>
          </w:p>
        </w:tc>
      </w:tr>
      <w:tr w:rsidR="00997809" w14:paraId="58AE6C9C" w14:textId="77777777" w:rsidTr="00B17C2F">
        <w:trPr>
          <w:trHeight w:hRule="exact" w:val="432"/>
        </w:trPr>
        <w:tc>
          <w:tcPr>
            <w:tcW w:w="5651" w:type="dxa"/>
            <w:vAlign w:val="center"/>
          </w:tcPr>
          <w:p w14:paraId="63909644" w14:textId="77777777" w:rsidR="00997809" w:rsidRPr="00F64F38" w:rsidRDefault="00997809" w:rsidP="00B17C2F">
            <w:pPr>
              <w:ind w:left="0"/>
              <w:jc w:val="center"/>
              <w:rPr>
                <w:rFonts w:eastAsia="Times New Roman"/>
                <w:color w:val="000000"/>
              </w:rPr>
            </w:pPr>
            <w:r w:rsidRPr="00F64F38">
              <w:rPr>
                <w:rFonts w:eastAsia="Times New Roman"/>
                <w:color w:val="000000"/>
              </w:rPr>
              <w:t>Tawny-bellied Hermit (</w:t>
            </w:r>
            <w:proofErr w:type="spellStart"/>
            <w:r w:rsidRPr="00F64F38">
              <w:rPr>
                <w:rFonts w:eastAsia="Times New Roman"/>
                <w:i/>
                <w:color w:val="000000"/>
              </w:rPr>
              <w:t>Phaethornis</w:t>
            </w:r>
            <w:proofErr w:type="spellEnd"/>
            <w:r w:rsidRPr="00F64F38">
              <w:rPr>
                <w:rFonts w:eastAsia="Times New Roman"/>
                <w:i/>
                <w:color w:val="000000"/>
              </w:rPr>
              <w:t xml:space="preserve"> </w:t>
            </w:r>
            <w:proofErr w:type="spellStart"/>
            <w:r w:rsidRPr="00F64F38">
              <w:rPr>
                <w:rFonts w:eastAsia="Times New Roman"/>
                <w:i/>
                <w:color w:val="000000"/>
              </w:rPr>
              <w:t>syrmatophorus</w:t>
            </w:r>
            <w:proofErr w:type="spellEnd"/>
            <w:r w:rsidRPr="00F64F38">
              <w:rPr>
                <w:rFonts w:eastAsia="Times New Roman"/>
                <w:color w:val="000000"/>
              </w:rPr>
              <w:t>)</w:t>
            </w:r>
          </w:p>
        </w:tc>
        <w:tc>
          <w:tcPr>
            <w:tcW w:w="1909" w:type="dxa"/>
            <w:vAlign w:val="center"/>
          </w:tcPr>
          <w:p w14:paraId="3CE193C8" w14:textId="77777777" w:rsidR="00997809" w:rsidRDefault="00997809" w:rsidP="00B17C2F">
            <w:pPr>
              <w:ind w:left="0"/>
              <w:jc w:val="center"/>
              <w:rPr>
                <w:noProof/>
              </w:rPr>
            </w:pPr>
            <w:r>
              <w:rPr>
                <w:noProof/>
              </w:rPr>
              <w:t>0.32 (0.20, 0.45)</w:t>
            </w:r>
          </w:p>
        </w:tc>
        <w:tc>
          <w:tcPr>
            <w:tcW w:w="2340" w:type="dxa"/>
            <w:vAlign w:val="center"/>
          </w:tcPr>
          <w:p w14:paraId="34EF3AC5" w14:textId="77777777" w:rsidR="00997809" w:rsidRDefault="00997809" w:rsidP="00B17C2F">
            <w:pPr>
              <w:ind w:left="0"/>
              <w:jc w:val="center"/>
              <w:rPr>
                <w:noProof/>
              </w:rPr>
            </w:pPr>
            <w:r>
              <w:rPr>
                <w:noProof/>
              </w:rPr>
              <w:t>0.00 (-0.02, 0.01)</w:t>
            </w:r>
          </w:p>
        </w:tc>
      </w:tr>
      <w:tr w:rsidR="00997809" w14:paraId="2F29E4FD" w14:textId="77777777" w:rsidTr="00B17C2F">
        <w:trPr>
          <w:trHeight w:hRule="exact" w:val="432"/>
        </w:trPr>
        <w:tc>
          <w:tcPr>
            <w:tcW w:w="5651" w:type="dxa"/>
            <w:vAlign w:val="center"/>
          </w:tcPr>
          <w:p w14:paraId="36897CBB" w14:textId="77777777" w:rsidR="00997809" w:rsidRPr="00F64F38" w:rsidRDefault="00997809" w:rsidP="00B17C2F">
            <w:pPr>
              <w:ind w:left="0"/>
              <w:jc w:val="center"/>
              <w:rPr>
                <w:rFonts w:eastAsia="Times New Roman"/>
                <w:color w:val="000000"/>
              </w:rPr>
            </w:pPr>
            <w:proofErr w:type="spellStart"/>
            <w:r w:rsidRPr="00F64F38">
              <w:rPr>
                <w:rFonts w:eastAsia="Times New Roman"/>
                <w:color w:val="000000"/>
              </w:rPr>
              <w:t>Gorgeted</w:t>
            </w:r>
            <w:proofErr w:type="spellEnd"/>
            <w:r w:rsidRPr="00F64F38">
              <w:rPr>
                <w:rFonts w:eastAsia="Times New Roman"/>
                <w:color w:val="000000"/>
              </w:rPr>
              <w:t xml:space="preserve"> </w:t>
            </w:r>
            <w:proofErr w:type="spellStart"/>
            <w:r w:rsidRPr="00F64F38">
              <w:rPr>
                <w:rFonts w:eastAsia="Times New Roman"/>
                <w:color w:val="000000"/>
              </w:rPr>
              <w:t>Sunangel</w:t>
            </w:r>
            <w:proofErr w:type="spellEnd"/>
            <w:r w:rsidRPr="00F64F38">
              <w:rPr>
                <w:rFonts w:eastAsia="Times New Roman"/>
                <w:color w:val="000000"/>
              </w:rPr>
              <w:t xml:space="preserve"> (</w:t>
            </w:r>
            <w:proofErr w:type="spellStart"/>
            <w:r w:rsidRPr="00F64F38">
              <w:rPr>
                <w:rFonts w:eastAsia="Times New Roman"/>
                <w:i/>
                <w:color w:val="000000"/>
              </w:rPr>
              <w:t>Heliangelus</w:t>
            </w:r>
            <w:proofErr w:type="spellEnd"/>
            <w:r w:rsidRPr="00F64F38">
              <w:rPr>
                <w:rFonts w:eastAsia="Times New Roman"/>
                <w:i/>
                <w:color w:val="000000"/>
              </w:rPr>
              <w:t xml:space="preserve"> </w:t>
            </w:r>
            <w:proofErr w:type="spellStart"/>
            <w:r w:rsidRPr="00F64F38">
              <w:rPr>
                <w:rFonts w:eastAsia="Times New Roman"/>
                <w:i/>
                <w:color w:val="000000"/>
              </w:rPr>
              <w:t>strophianus</w:t>
            </w:r>
            <w:proofErr w:type="spellEnd"/>
            <w:r w:rsidRPr="00F64F38">
              <w:rPr>
                <w:rFonts w:eastAsia="Times New Roman"/>
                <w:i/>
                <w:color w:val="000000"/>
              </w:rPr>
              <w:t>)</w:t>
            </w:r>
          </w:p>
        </w:tc>
        <w:tc>
          <w:tcPr>
            <w:tcW w:w="1909" w:type="dxa"/>
            <w:vAlign w:val="center"/>
          </w:tcPr>
          <w:p w14:paraId="5382E687" w14:textId="77777777" w:rsidR="00997809" w:rsidRDefault="00997809" w:rsidP="00B17C2F">
            <w:pPr>
              <w:ind w:left="0"/>
              <w:jc w:val="center"/>
              <w:rPr>
                <w:noProof/>
              </w:rPr>
            </w:pPr>
            <w:r>
              <w:rPr>
                <w:noProof/>
              </w:rPr>
              <w:t>0.44 (0.27, 0.65)</w:t>
            </w:r>
          </w:p>
        </w:tc>
        <w:tc>
          <w:tcPr>
            <w:tcW w:w="2340" w:type="dxa"/>
            <w:vAlign w:val="center"/>
          </w:tcPr>
          <w:p w14:paraId="5FD2A5A7" w14:textId="77777777" w:rsidR="00997809" w:rsidRPr="005B1C0B" w:rsidRDefault="00997809" w:rsidP="00B17C2F">
            <w:pPr>
              <w:ind w:left="0"/>
              <w:jc w:val="center"/>
              <w:rPr>
                <w:b/>
                <w:noProof/>
              </w:rPr>
            </w:pPr>
            <w:r w:rsidRPr="005B1C0B">
              <w:rPr>
                <w:b/>
                <w:noProof/>
              </w:rPr>
              <w:t>-0.08 (-0.12, -0.04)</w:t>
            </w:r>
          </w:p>
        </w:tc>
      </w:tr>
    </w:tbl>
    <w:p w14:paraId="75429845" w14:textId="77777777" w:rsidR="00997809" w:rsidRDefault="00997809" w:rsidP="00997809">
      <w:pPr>
        <w:ind w:left="0"/>
        <w:rPr>
          <w:noProof/>
        </w:rPr>
      </w:pPr>
    </w:p>
    <w:p w14:paraId="16D89185" w14:textId="77777777" w:rsidR="00997809" w:rsidRPr="00C14570" w:rsidRDefault="00997809" w:rsidP="00997809">
      <w:pPr>
        <w:ind w:left="0"/>
      </w:pPr>
      <w:r>
        <w:rPr>
          <w:noProof/>
        </w:rPr>
        <w:lastRenderedPageBreak/>
        <w:t>Figures</w:t>
      </w:r>
      <w:r w:rsidRPr="00C14570">
        <w:rPr>
          <w:noProof/>
        </w:rPr>
        <w:drawing>
          <wp:inline distT="0" distB="0" distL="0" distR="0" wp14:anchorId="6BAC1859" wp14:editId="442EFE33">
            <wp:extent cx="5664716" cy="4886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ceptualMatching.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75327" cy="4895478"/>
                    </a:xfrm>
                    <a:prstGeom prst="rect">
                      <a:avLst/>
                    </a:prstGeom>
                    <a:ln>
                      <a:noFill/>
                    </a:ln>
                    <a:extLst>
                      <a:ext uri="{53640926-AAD7-44D8-BBD7-CCE9431645EC}">
                        <a14:shadowObscured xmlns:a14="http://schemas.microsoft.com/office/drawing/2010/main"/>
                      </a:ext>
                    </a:extLst>
                  </pic:spPr>
                </pic:pic>
              </a:graphicData>
            </a:graphic>
          </wp:inline>
        </w:drawing>
      </w:r>
    </w:p>
    <w:p w14:paraId="0D5357F0" w14:textId="39166266" w:rsidR="00997809" w:rsidRPr="00C14570" w:rsidRDefault="00997809" w:rsidP="00997809">
      <w:pPr>
        <w:ind w:left="0"/>
        <w:sectPr w:rsidR="00997809" w:rsidRPr="00C14570" w:rsidSect="00B17C2F">
          <w:pgSz w:w="12240" w:h="15840"/>
          <w:pgMar w:top="1440" w:right="1440" w:bottom="1440" w:left="1440" w:header="720" w:footer="720" w:gutter="0"/>
          <w:lnNumType w:countBy="1" w:restart="continuous"/>
          <w:cols w:space="720"/>
          <w:docGrid w:linePitch="360"/>
        </w:sectPr>
      </w:pPr>
      <w:r w:rsidRPr="00C14570">
        <w:t>Figure 1. Conceptual figure for the relationship between trait-matching and resource availability. As re</w:t>
      </w:r>
      <w:r>
        <w:t>source availability increases, species could shift towards well-matched resources</w:t>
      </w:r>
      <w:ins w:id="113" w:author="Catherine Graham" w:date="2016-12-06T10:28:00Z">
        <w:r w:rsidR="00A443DC">
          <w:t xml:space="preserve"> </w:t>
        </w:r>
        <w:commentRangeStart w:id="114"/>
        <w:r w:rsidR="00A443DC">
          <w:t>which would result in XX</w:t>
        </w:r>
        <w:commentRangeEnd w:id="114"/>
        <w:r w:rsidR="00A443DC">
          <w:rPr>
            <w:rStyle w:val="CommentReference"/>
          </w:rPr>
          <w:commentReference w:id="114"/>
        </w:r>
      </w:ins>
      <w:r>
        <w:t xml:space="preserve"> (a), poorly-matched resources</w:t>
      </w:r>
      <w:ins w:id="115" w:author="Catherine Graham" w:date="2016-12-06T10:29:00Z">
        <w:r w:rsidR="00A443DC">
          <w:t xml:space="preserve"> leading to XX</w:t>
        </w:r>
      </w:ins>
      <w:r>
        <w:t xml:space="preserve"> (b), or </w:t>
      </w:r>
      <w:del w:id="116" w:author="Catherine Graham" w:date="2016-12-06T10:30:00Z">
        <w:r w:rsidDel="00A443DC">
          <w:delText xml:space="preserve">stay </w:delText>
        </w:r>
      </w:del>
      <w:ins w:id="117" w:author="Catherine Graham" w:date="2016-12-06T10:30:00Z">
        <w:r w:rsidR="00A443DC">
          <w:t>remain</w:t>
        </w:r>
        <w:r w:rsidR="00A443DC">
          <w:t xml:space="preserve"> </w:t>
        </w:r>
      </w:ins>
      <w:r>
        <w:t xml:space="preserve">static (c). The </w:t>
      </w:r>
      <w:commentRangeStart w:id="118"/>
      <w:r>
        <w:t xml:space="preserve">observation model </w:t>
      </w:r>
      <w:commentRangeEnd w:id="118"/>
      <w:r w:rsidR="00697B15">
        <w:rPr>
          <w:rStyle w:val="CommentReference"/>
        </w:rPr>
        <w:commentReference w:id="118"/>
      </w:r>
      <w:r>
        <w:t xml:space="preserve">differentiates between interactions that are not detected, interactions that do not occur, and interactions which cannot occur based on a lack of spatial overlap in elevation ranges. For clarity, only low (gray lines) and high (black lines) resource periods are shown. The medium resource period would fall between the predicted state for the low and high periods. </w:t>
      </w:r>
    </w:p>
    <w:p w14:paraId="516143A4" w14:textId="77777777" w:rsidR="00997809" w:rsidRDefault="00997809" w:rsidP="00997809">
      <w:pPr>
        <w:pStyle w:val="Compact"/>
        <w:ind w:left="0"/>
      </w:pPr>
      <w:r>
        <w:rPr>
          <w:noProof/>
        </w:rPr>
        <w:lastRenderedPageBreak/>
        <w:drawing>
          <wp:inline distT="0" distB="0" distL="0" distR="0" wp14:anchorId="59DACBB5" wp14:editId="39C5CF26">
            <wp:extent cx="5938520" cy="3302635"/>
            <wp:effectExtent l="0" t="0" r="5080" b="0"/>
            <wp:docPr id="6" name="Picture 6" descr="Flower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erMont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3302635"/>
                    </a:xfrm>
                    <a:prstGeom prst="rect">
                      <a:avLst/>
                    </a:prstGeom>
                    <a:noFill/>
                    <a:ln>
                      <a:noFill/>
                    </a:ln>
                  </pic:spPr>
                </pic:pic>
              </a:graphicData>
            </a:graphic>
          </wp:inline>
        </w:drawing>
      </w:r>
    </w:p>
    <w:p w14:paraId="1B6CBFED" w14:textId="77777777" w:rsidR="00997809" w:rsidRDefault="00997809" w:rsidP="00997809">
      <w:pPr>
        <w:pStyle w:val="Compact"/>
        <w:ind w:left="0"/>
      </w:pPr>
      <w:r w:rsidRPr="00C14570">
        <w:t>Figure 2.</w:t>
      </w:r>
      <w:r>
        <w:t xml:space="preserve"> </w:t>
      </w:r>
      <w:r w:rsidRPr="00C14570">
        <w:t xml:space="preserve">Log-transformed available floral resources </w:t>
      </w:r>
      <w:r>
        <w:t xml:space="preserve">for hummingbirds along </w:t>
      </w:r>
      <w:r w:rsidRPr="00C14570">
        <w:t>each of the six elevation tran</w:t>
      </w:r>
      <w:r>
        <w:t>sects from northwest Ecuador. Transect elevation ranges</w:t>
      </w:r>
      <w:r w:rsidRPr="00C14570">
        <w:t xml:space="preserve"> are shown in the gray headings. </w:t>
      </w:r>
      <w:commentRangeStart w:id="119"/>
      <w:r w:rsidRPr="00C14570">
        <w:t>Resource availa</w:t>
      </w:r>
      <w:r>
        <w:t>bility periods were defined by the upper, middle, and lower third of monthly flower counts</w:t>
      </w:r>
      <w:commentRangeEnd w:id="119"/>
      <w:r w:rsidR="00A443DC">
        <w:rPr>
          <w:rStyle w:val="CommentReference"/>
        </w:rPr>
        <w:commentReference w:id="119"/>
      </w:r>
      <w:r>
        <w:t xml:space="preserve">. </w:t>
      </w:r>
      <w:r w:rsidRPr="00C14570">
        <w:t xml:space="preserve">The </w:t>
      </w:r>
      <w:r>
        <w:t>blue</w:t>
      </w:r>
      <w:r w:rsidRPr="00C14570">
        <w:t xml:space="preserve"> line is the loess spline </w:t>
      </w:r>
      <w:r>
        <w:t>trend</w:t>
      </w:r>
      <w:r w:rsidRPr="00C14570">
        <w:t xml:space="preserve"> for each elevation transect</w:t>
      </w:r>
      <w:r>
        <w:t xml:space="preserve"> throughout the year.</w:t>
      </w:r>
      <w:r>
        <w:br w:type="page"/>
      </w:r>
    </w:p>
    <w:p w14:paraId="360B964E" w14:textId="337AA422" w:rsidR="00997809" w:rsidRPr="0033353F" w:rsidRDefault="00997809" w:rsidP="00997809">
      <w:pPr>
        <w:pStyle w:val="Compact"/>
        <w:ind w:left="0"/>
        <w:sectPr w:rsidR="00997809" w:rsidRPr="0033353F" w:rsidSect="00B17C2F">
          <w:pgSz w:w="12240" w:h="15840"/>
          <w:pgMar w:top="1080" w:right="1440" w:bottom="1080" w:left="1440" w:header="720" w:footer="720" w:gutter="0"/>
          <w:lnNumType w:countBy="1" w:restart="continuous"/>
          <w:cols w:space="720"/>
          <w:docGrid w:linePitch="360"/>
        </w:sectPr>
      </w:pPr>
      <w:r>
        <w:rPr>
          <w:noProof/>
        </w:rPr>
        <w:lastRenderedPageBreak/>
        <w:drawing>
          <wp:inline distT="0" distB="0" distL="0" distR="0" wp14:anchorId="74A8A9F6" wp14:editId="058D3550">
            <wp:extent cx="5943600" cy="3000375"/>
            <wp:effectExtent l="0" t="0" r="0" b="9525"/>
            <wp:docPr id="11" name="Picture 1" descr="Trait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tDens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r>
        <w:t xml:space="preserve">Figure 3. </w:t>
      </w:r>
      <w:r w:rsidRPr="00C14570">
        <w:t>The distribution</w:t>
      </w:r>
      <w:r>
        <w:t xml:space="preserve"> of hummingbird-visited corolla lengths during high, medium and low resource </w:t>
      </w:r>
      <w:r w:rsidRPr="00C14570">
        <w:t>periods</w:t>
      </w:r>
      <w:r>
        <w:t xml:space="preserve"> along the six elevation transects in northwest Ecuador. </w:t>
      </w:r>
      <w:commentRangeStart w:id="120"/>
      <w:r>
        <w:t>These periods refer to the lower, middle and upper third of flower counts along</w:t>
      </w:r>
      <w:ins w:id="121" w:author="Catherine Graham" w:date="2016-12-06T10:32:00Z">
        <w:r w:rsidR="00A443DC">
          <w:t xml:space="preserve"> all</w:t>
        </w:r>
      </w:ins>
      <w:r>
        <w:t xml:space="preserve"> the transects </w:t>
      </w:r>
      <w:del w:id="122" w:author="Catherine Graham" w:date="2016-12-06T10:32:00Z">
        <w:r w:rsidDel="00A443DC">
          <w:delText>over the study period</w:delText>
        </w:r>
        <w:commentRangeEnd w:id="120"/>
        <w:r w:rsidR="00A443DC" w:rsidDel="00A443DC">
          <w:rPr>
            <w:rStyle w:val="CommentReference"/>
          </w:rPr>
          <w:commentReference w:id="120"/>
        </w:r>
      </w:del>
      <w:ins w:id="123" w:author="Catherine Graham" w:date="2016-12-06T10:32:00Z">
        <w:r w:rsidR="00A443DC">
          <w:t>based on the 3 year study</w:t>
        </w:r>
      </w:ins>
      <w:r>
        <w:t xml:space="preserve">. During elevated resource periods there are greater proportion of shorter corollas, largely due to the mass flowering of sub-canopy trees in the genera </w:t>
      </w:r>
      <w:proofErr w:type="spellStart"/>
      <w:r>
        <w:rPr>
          <w:i/>
        </w:rPr>
        <w:t>Besleria</w:t>
      </w:r>
      <w:proofErr w:type="spellEnd"/>
      <w:r>
        <w:rPr>
          <w:i/>
        </w:rPr>
        <w:t xml:space="preserve"> </w:t>
      </w:r>
      <w:r w:rsidRPr="00A15087">
        <w:t>and</w:t>
      </w:r>
      <w:r>
        <w:rPr>
          <w:i/>
        </w:rPr>
        <w:t xml:space="preserve"> </w:t>
      </w:r>
      <w:proofErr w:type="spellStart"/>
      <w:r>
        <w:rPr>
          <w:i/>
        </w:rPr>
        <w:t>Palicourea</w:t>
      </w:r>
      <w:proofErr w:type="spellEnd"/>
      <w:r>
        <w:rPr>
          <w:i/>
        </w:rPr>
        <w:t xml:space="preserve">. </w:t>
      </w:r>
      <w:r>
        <w:t xml:space="preserve">The more consistent flowering of </w:t>
      </w:r>
      <w:r w:rsidRPr="003D717C">
        <w:rPr>
          <w:i/>
        </w:rPr>
        <w:t xml:space="preserve">P. </w:t>
      </w:r>
      <w:proofErr w:type="spellStart"/>
      <w:r w:rsidRPr="003D717C">
        <w:rPr>
          <w:i/>
        </w:rPr>
        <w:t>lineata</w:t>
      </w:r>
      <w:proofErr w:type="spellEnd"/>
      <w:r w:rsidRPr="003D717C">
        <w:rPr>
          <w:i/>
        </w:rPr>
        <w:t xml:space="preserve"> </w:t>
      </w:r>
      <w:r>
        <w:t xml:space="preserve">at the highest elevations leads to a less pronounced shift along the 2300-2500m transect. </w:t>
      </w:r>
    </w:p>
    <w:p w14:paraId="7591F271" w14:textId="77777777" w:rsidR="00997809" w:rsidRPr="00C14570" w:rsidRDefault="00997809" w:rsidP="00997809">
      <w:pPr>
        <w:pStyle w:val="Compact"/>
        <w:ind w:left="0"/>
      </w:pPr>
      <w:r>
        <w:rPr>
          <w:noProof/>
        </w:rPr>
        <w:lastRenderedPageBreak/>
        <w:drawing>
          <wp:inline distT="0" distB="0" distL="0" distR="0" wp14:anchorId="1542E3C1" wp14:editId="4228249A">
            <wp:extent cx="6734175" cy="5050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iesRegression.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6141" cy="5052105"/>
                    </a:xfrm>
                    <a:prstGeom prst="rect">
                      <a:avLst/>
                    </a:prstGeom>
                  </pic:spPr>
                </pic:pic>
              </a:graphicData>
            </a:graphic>
          </wp:inline>
        </w:drawing>
      </w:r>
    </w:p>
    <w:p w14:paraId="7B0EDD85" w14:textId="77777777" w:rsidR="00997809" w:rsidRDefault="00997809" w:rsidP="00997809">
      <w:pPr>
        <w:pStyle w:val="Compact"/>
        <w:ind w:left="0"/>
      </w:pPr>
      <w:commentRangeStart w:id="124"/>
      <w:r>
        <w:t>Figure 4</w:t>
      </w:r>
      <w:r w:rsidRPr="00C14570">
        <w:t xml:space="preserve">. </w:t>
      </w:r>
      <w:commentRangeEnd w:id="124"/>
      <w:r w:rsidR="00A443DC">
        <w:rPr>
          <w:rStyle w:val="CommentReference"/>
        </w:rPr>
        <w:commentReference w:id="124"/>
      </w:r>
      <w:r>
        <w:t>Trait-matching relationship among hummingbirds and plants during periods of low, medium, and high resource availability periods from a cloud-forest in northwest Ecuador. Trait-matching is measured as the difference between bill and corolla lengths, therefore a negative slope is indicative of positive trait-matching. Ninety-five percent credible intervals are shown in the shaded regions.</w:t>
      </w:r>
      <w:r>
        <w:br w:type="page"/>
      </w:r>
    </w:p>
    <w:p w14:paraId="04553CEB" w14:textId="77777777" w:rsidR="00997809" w:rsidRPr="00C14570" w:rsidRDefault="00997809" w:rsidP="00997809">
      <w:pPr>
        <w:ind w:left="0"/>
        <w:jc w:val="center"/>
      </w:pPr>
      <w:r>
        <w:rPr>
          <w:noProof/>
        </w:rPr>
        <w:lastRenderedPageBreak/>
        <w:drawing>
          <wp:inline distT="0" distB="0" distL="0" distR="0" wp14:anchorId="1910F859" wp14:editId="3B141DFD">
            <wp:extent cx="5486400" cy="3407160"/>
            <wp:effectExtent l="0" t="0" r="0" b="3175"/>
            <wp:docPr id="1" name="Picture 1" descr="Network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Statistics"/>
                    <pic:cNvPicPr>
                      <a:picLocks noChangeAspect="1" noChangeArrowheads="1"/>
                    </pic:cNvPicPr>
                  </pic:nvPicPr>
                  <pic:blipFill rotWithShape="1">
                    <a:blip r:embed="rId14"/>
                    <a:srcRect b="6847"/>
                    <a:stretch/>
                  </pic:blipFill>
                  <pic:spPr bwMode="auto">
                    <a:xfrm>
                      <a:off x="0" y="0"/>
                      <a:ext cx="5486400" cy="3407160"/>
                    </a:xfrm>
                    <a:prstGeom prst="rect">
                      <a:avLst/>
                    </a:prstGeom>
                    <a:noFill/>
                    <a:ln>
                      <a:noFill/>
                    </a:ln>
                    <a:extLst>
                      <a:ext uri="{53640926-AAD7-44D8-BBD7-CCE9431645EC}">
                        <a14:shadowObscured xmlns:a14="http://schemas.microsoft.com/office/drawing/2010/main"/>
                      </a:ext>
                    </a:extLst>
                  </pic:spPr>
                </pic:pic>
              </a:graphicData>
            </a:graphic>
          </wp:inline>
        </w:drawing>
      </w:r>
    </w:p>
    <w:p w14:paraId="550EB1C0" w14:textId="77777777" w:rsidR="00997809" w:rsidRDefault="00997809" w:rsidP="00997809">
      <w:pPr>
        <w:ind w:left="0"/>
      </w:pPr>
      <w:r>
        <w:t xml:space="preserve">Figure 5. Predicted hummingbird niche overlap during </w:t>
      </w:r>
      <w:commentRangeStart w:id="125"/>
      <w:r>
        <w:t xml:space="preserve">low, medium and high resource availability periods </w:t>
      </w:r>
      <w:commentRangeEnd w:id="125"/>
      <w:r w:rsidR="00566AD3">
        <w:rPr>
          <w:rStyle w:val="CommentReference"/>
        </w:rPr>
        <w:commentReference w:id="125"/>
      </w:r>
      <w:r>
        <w:t xml:space="preserve">from a cloud-forest in northwest Ecuador. The mean posterior density of the model parameters was used to generate 500 interaction matrices of daily interaction intensity. From each of these matrices we calculated niche overlap in resource use. The variance in niche overlap values </w:t>
      </w:r>
      <w:commentRangeStart w:id="126"/>
      <w:r>
        <w:t xml:space="preserve">stems from </w:t>
      </w:r>
      <w:commentRangeEnd w:id="126"/>
      <w:r w:rsidR="00566AD3">
        <w:rPr>
          <w:rStyle w:val="CommentReference"/>
        </w:rPr>
        <w:commentReference w:id="126"/>
      </w:r>
      <w:r>
        <w:t>the joint uncertainty in observing and predicting species interactions.</w:t>
      </w:r>
    </w:p>
    <w:p w14:paraId="2FC5FD4D" w14:textId="77777777" w:rsidR="00997809" w:rsidRPr="00C14570" w:rsidRDefault="00997809" w:rsidP="00997809">
      <w:pPr>
        <w:ind w:left="0"/>
        <w:sectPr w:rsidR="00997809" w:rsidRPr="00C14570" w:rsidSect="00B17C2F">
          <w:pgSz w:w="12240" w:h="15840"/>
          <w:pgMar w:top="1080" w:right="1440" w:bottom="1080" w:left="1440" w:header="720" w:footer="720" w:gutter="0"/>
          <w:lnNumType w:countBy="1" w:restart="continuous"/>
          <w:cols w:space="720"/>
          <w:docGrid w:linePitch="360"/>
        </w:sectPr>
      </w:pPr>
    </w:p>
    <w:p w14:paraId="599331B0" w14:textId="1EE39B53" w:rsidR="00997809" w:rsidRDefault="00997809" w:rsidP="00997809">
      <w:pPr>
        <w:ind w:left="0"/>
        <w:sectPr w:rsidR="00997809" w:rsidSect="00B17C2F">
          <w:pgSz w:w="12240" w:h="15840"/>
          <w:pgMar w:top="1440" w:right="1440" w:bottom="1440" w:left="1440" w:header="720" w:footer="720" w:gutter="0"/>
          <w:lnNumType w:countBy="1" w:restart="continuous"/>
          <w:cols w:space="720"/>
          <w:docGrid w:linePitch="360"/>
        </w:sectPr>
      </w:pPr>
      <w:r>
        <w:rPr>
          <w:noProof/>
        </w:rPr>
        <w:lastRenderedPageBreak/>
        <w:drawing>
          <wp:inline distT="0" distB="0" distL="0" distR="0" wp14:anchorId="0DCF3A78" wp14:editId="6202D2FA">
            <wp:extent cx="5943600" cy="3762375"/>
            <wp:effectExtent l="0" t="0" r="0" b="9525"/>
            <wp:docPr id="3" name="Picture 2" descr="Elevation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vationRang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r w:rsidRPr="00C14570">
        <w:t xml:space="preserve">Figure S1. </w:t>
      </w:r>
      <w:r>
        <w:t>Boxplots of the e</w:t>
      </w:r>
      <w:r w:rsidRPr="00C14570">
        <w:t xml:space="preserve">levation ranges for the hummingbird species </w:t>
      </w:r>
      <w:del w:id="127" w:author="Catherine Graham" w:date="2016-12-06T10:37:00Z">
        <w:r w:rsidRPr="00C14570" w:rsidDel="00566AD3">
          <w:delText>as recorded during the</w:delText>
        </w:r>
      </w:del>
      <w:ins w:id="128" w:author="Catherine Graham" w:date="2016-12-06T10:37:00Z">
        <w:r w:rsidR="00566AD3">
          <w:t>based on</w:t>
        </w:r>
      </w:ins>
      <w:r w:rsidRPr="00C14570">
        <w:t xml:space="preserve"> </w:t>
      </w:r>
      <w:r w:rsidR="003C0CE8">
        <w:t xml:space="preserve">floral </w:t>
      </w:r>
      <w:r w:rsidRPr="00C14570">
        <w:t xml:space="preserve">transects and captured on </w:t>
      </w:r>
      <w:r>
        <w:t xml:space="preserve">the time-lapse </w:t>
      </w:r>
      <w:r w:rsidRPr="00C14570">
        <w:t>camera</w:t>
      </w:r>
      <w:r>
        <w:t>s</w:t>
      </w:r>
      <w:r w:rsidRPr="00C14570">
        <w:t>.</w:t>
      </w:r>
      <w:r>
        <w:t xml:space="preserve"> The centerline is the median elevation. The box extends from the 25</w:t>
      </w:r>
      <w:r w:rsidRPr="00BD16E1">
        <w:rPr>
          <w:vertAlign w:val="superscript"/>
        </w:rPr>
        <w:t>th</w:t>
      </w:r>
      <w:r>
        <w:t xml:space="preserve"> to 75</w:t>
      </w:r>
      <w:r w:rsidRPr="00BD16E1">
        <w:rPr>
          <w:vertAlign w:val="superscript"/>
        </w:rPr>
        <w:t>th</w:t>
      </w:r>
      <w:r>
        <w:t xml:space="preserve"> quantile. </w:t>
      </w:r>
      <w:commentRangeStart w:id="129"/>
      <w:r>
        <w:t>The lines extend 1.5 multiplied by the interquartile range.</w:t>
      </w:r>
      <w:commentRangeEnd w:id="129"/>
      <w:r w:rsidR="00566AD3">
        <w:rPr>
          <w:rStyle w:val="CommentReference"/>
        </w:rPr>
        <w:commentReference w:id="129"/>
      </w:r>
      <w:r w:rsidRPr="00BD16E1">
        <w:t xml:space="preserve"> Data beyond the end of the </w:t>
      </w:r>
      <w:r>
        <w:t>lines</w:t>
      </w:r>
      <w:r w:rsidRPr="00BD16E1">
        <w:t xml:space="preserve"> are</w:t>
      </w:r>
      <w:r>
        <w:t xml:space="preserve"> considered</w:t>
      </w:r>
      <w:r w:rsidRPr="00BD16E1">
        <w:t xml:space="preserve"> </w:t>
      </w:r>
      <w:commentRangeStart w:id="130"/>
      <w:r w:rsidRPr="00BD16E1">
        <w:t>outliers</w:t>
      </w:r>
      <w:commentRangeEnd w:id="130"/>
      <w:r w:rsidR="00566AD3">
        <w:rPr>
          <w:rStyle w:val="CommentReference"/>
        </w:rPr>
        <w:commentReference w:id="130"/>
      </w:r>
      <w:r>
        <w:t>, as specified by Tukey tests,</w:t>
      </w:r>
      <w:r w:rsidRPr="00BD16E1">
        <w:t xml:space="preserve"> and plotted </w:t>
      </w:r>
      <w:r>
        <w:t>as points.</w:t>
      </w:r>
    </w:p>
    <w:p w14:paraId="7EE6080C" w14:textId="77777777" w:rsidR="00997809" w:rsidRDefault="00997809" w:rsidP="00997809">
      <w:pPr>
        <w:tabs>
          <w:tab w:val="left" w:pos="2790"/>
        </w:tabs>
        <w:ind w:left="0"/>
      </w:pPr>
      <w:commentRangeStart w:id="131"/>
      <w:r>
        <w:lastRenderedPageBreak/>
        <w:t>Figure S2</w:t>
      </w:r>
      <w:commentRangeEnd w:id="131"/>
      <w:r w:rsidR="00566AD3">
        <w:rPr>
          <w:rStyle w:val="CommentReference"/>
        </w:rPr>
        <w:commentReference w:id="131"/>
      </w:r>
      <w:r>
        <w:t xml:space="preserve">. The number of observed piercing events during each of the resource availability periods. Flower piercing was defined as a single observation of a hummingbird bypassing the corolla and inserting its bill into the back of the flower. </w:t>
      </w:r>
    </w:p>
    <w:p w14:paraId="59CFAFC4" w14:textId="77777777" w:rsidR="00997809" w:rsidRDefault="00997809" w:rsidP="00997809">
      <w:pPr>
        <w:tabs>
          <w:tab w:val="left" w:pos="2790"/>
        </w:tabs>
        <w:ind w:left="0"/>
      </w:pPr>
      <w:r>
        <w:rPr>
          <w:noProof/>
        </w:rPr>
        <w:drawing>
          <wp:inline distT="0" distB="0" distL="0" distR="0" wp14:anchorId="2164A24E" wp14:editId="2CB349E0">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ercing.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7A0B483" w14:textId="77777777" w:rsidR="00F11AFB" w:rsidRDefault="00F11AFB" w:rsidP="00997809">
      <w:pPr>
        <w:tabs>
          <w:tab w:val="left" w:pos="2790"/>
        </w:tabs>
        <w:ind w:left="0"/>
      </w:pPr>
      <w:r>
        <w:br w:type="page"/>
      </w:r>
    </w:p>
    <w:p w14:paraId="3E49A7CF" w14:textId="77777777" w:rsidR="00F11AFB" w:rsidRDefault="00F11AFB" w:rsidP="00F11AFB">
      <w:pPr>
        <w:tabs>
          <w:tab w:val="left" w:pos="2790"/>
        </w:tabs>
        <w:ind w:left="0"/>
      </w:pPr>
      <w:r>
        <w:rPr>
          <w:noProof/>
        </w:rPr>
        <w:lastRenderedPageBreak/>
        <w:drawing>
          <wp:inline distT="0" distB="0" distL="0" distR="0" wp14:anchorId="5FA762C0" wp14:editId="338442BB">
            <wp:extent cx="5943600" cy="520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ciesDiscrepancy.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F96D257" w14:textId="2AB793A1" w:rsidR="00997809" w:rsidRDefault="00F11AFB" w:rsidP="00F11AFB">
      <w:pPr>
        <w:tabs>
          <w:tab w:val="left" w:pos="2790"/>
        </w:tabs>
        <w:ind w:left="0"/>
      </w:pPr>
      <w:r>
        <w:t xml:space="preserve">Figure S3. </w:t>
      </w:r>
      <w:commentRangeStart w:id="132"/>
      <w:r>
        <w:t xml:space="preserve">Chi-squared discrepancy between the predicted daily visits from the trait-matching model and the observed visits for each hummingbird species. </w:t>
      </w:r>
      <w:commentRangeEnd w:id="132"/>
      <w:r w:rsidR="00566AD3">
        <w:rPr>
          <w:rStyle w:val="CommentReference"/>
        </w:rPr>
        <w:commentReference w:id="132"/>
      </w:r>
      <w:r>
        <w:t>The mean discrepancy is the black point, with the 95</w:t>
      </w:r>
      <w:r w:rsidRPr="00853908">
        <w:rPr>
          <w:vertAlign w:val="superscript"/>
        </w:rPr>
        <w:t>th</w:t>
      </w:r>
      <w:r>
        <w:t xml:space="preserve"> credible interval shown in the solid line. A lower discrepancy suggests that the trait-matching model was able to more accurately predict the number of visits to a given plant species.</w:t>
      </w:r>
      <w:r w:rsidR="00997809">
        <w:br w:type="page"/>
      </w:r>
    </w:p>
    <w:p w14:paraId="281008CE" w14:textId="77777777" w:rsidR="00997809" w:rsidRDefault="00997809" w:rsidP="00997809">
      <w:pPr>
        <w:tabs>
          <w:tab w:val="left" w:pos="2790"/>
        </w:tabs>
        <w:ind w:left="0"/>
        <w:jc w:val="center"/>
      </w:pPr>
      <w:r>
        <w:rPr>
          <w:noProof/>
        </w:rPr>
        <w:lastRenderedPageBreak/>
        <w:drawing>
          <wp:inline distT="0" distB="0" distL="0" distR="0" wp14:anchorId="7525F169" wp14:editId="4BAB3D95">
            <wp:extent cx="4411808" cy="2481111"/>
            <wp:effectExtent l="0" t="0" r="8255" b="0"/>
            <wp:docPr id="9" name="Picture 9" descr="C:\Users\Ben\Dropbox\Thesis\Maquipucuna_SantaLucia\FlowerPhotos\stripethoatedhermit_columneacinera_pier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Dropbox\Thesis\Maquipucuna_SantaLucia\FlowerPhotos\stripethoatedhermit_columneacinera_pierce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2438" cy="2487089"/>
                    </a:xfrm>
                    <a:prstGeom prst="rect">
                      <a:avLst/>
                    </a:prstGeom>
                    <a:noFill/>
                    <a:ln>
                      <a:noFill/>
                    </a:ln>
                  </pic:spPr>
                </pic:pic>
              </a:graphicData>
            </a:graphic>
          </wp:inline>
        </w:drawing>
      </w:r>
      <w:r>
        <w:rPr>
          <w:noProof/>
        </w:rPr>
        <w:drawing>
          <wp:inline distT="0" distB="0" distL="0" distR="0" wp14:anchorId="03666176" wp14:editId="09B5A7AA">
            <wp:extent cx="4432219" cy="2492590"/>
            <wp:effectExtent l="0" t="0" r="6985" b="3175"/>
            <wp:docPr id="10" name="Picture 10" descr="C:\Users\Ben\Dropbox\Thesis\Maquipucuna_SantaLucia\FlowerPhotos\Wedgebilled_pierce_fucshiamacrost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Dropbox\Thesis\Maquipucuna_SantaLucia\FlowerPhotos\Wedgebilled_pierce_fucshiamacrosti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3788" cy="2493472"/>
                    </a:xfrm>
                    <a:prstGeom prst="rect">
                      <a:avLst/>
                    </a:prstGeom>
                    <a:noFill/>
                    <a:ln>
                      <a:noFill/>
                    </a:ln>
                  </pic:spPr>
                </pic:pic>
              </a:graphicData>
            </a:graphic>
          </wp:inline>
        </w:drawing>
      </w:r>
    </w:p>
    <w:p w14:paraId="422FFBAD" w14:textId="242B63B1" w:rsidR="00997809" w:rsidRDefault="00C8120F" w:rsidP="00997809">
      <w:pPr>
        <w:tabs>
          <w:tab w:val="left" w:pos="2790"/>
        </w:tabs>
        <w:ind w:left="0"/>
      </w:pPr>
      <w:r>
        <w:t>Figure S4</w:t>
      </w:r>
      <w:r w:rsidR="00997809">
        <w:t xml:space="preserve">. Corolla piercing events by Stripe-throated Hermit on </w:t>
      </w:r>
      <w:proofErr w:type="spellStart"/>
      <w:r w:rsidR="00997809" w:rsidRPr="00853908">
        <w:rPr>
          <w:i/>
        </w:rPr>
        <w:t>Columnea</w:t>
      </w:r>
      <w:proofErr w:type="spellEnd"/>
      <w:r w:rsidR="00997809" w:rsidRPr="00853908">
        <w:rPr>
          <w:i/>
        </w:rPr>
        <w:t xml:space="preserve"> </w:t>
      </w:r>
      <w:proofErr w:type="spellStart"/>
      <w:r w:rsidR="00997809" w:rsidRPr="00853908">
        <w:rPr>
          <w:i/>
        </w:rPr>
        <w:t>cinerea</w:t>
      </w:r>
      <w:proofErr w:type="spellEnd"/>
      <w:r w:rsidR="00997809">
        <w:t xml:space="preserve"> (top) and Wedge-billed Hummingbird on </w:t>
      </w:r>
      <w:proofErr w:type="spellStart"/>
      <w:r w:rsidR="00997809" w:rsidRPr="00FA2759">
        <w:rPr>
          <w:i/>
        </w:rPr>
        <w:t>Fucshia</w:t>
      </w:r>
      <w:proofErr w:type="spellEnd"/>
      <w:r w:rsidR="00997809" w:rsidRPr="00FA2759">
        <w:rPr>
          <w:i/>
        </w:rPr>
        <w:t xml:space="preserve"> </w:t>
      </w:r>
      <w:proofErr w:type="spellStart"/>
      <w:r w:rsidR="00997809" w:rsidRPr="00FA2759">
        <w:rPr>
          <w:i/>
        </w:rPr>
        <w:t>macrostigma</w:t>
      </w:r>
      <w:proofErr w:type="spellEnd"/>
      <w:r w:rsidR="00997809">
        <w:rPr>
          <w:i/>
        </w:rPr>
        <w:t xml:space="preserve"> </w:t>
      </w:r>
      <w:r w:rsidR="00997809">
        <w:t xml:space="preserve">(bottom). The bullseye and red boxes are artifacts of the early version of our review software used to detect motion events </w:t>
      </w:r>
      <w:r w:rsidR="00997809">
        <w:fldChar w:fldCharType="begin" w:fldLock="1"/>
      </w:r>
      <w:r w:rsidR="00997809">
        <w:instrText>ADDIN CSL_CITATION { "citationItems" : [ { "id" : "ITEM-1", "itemData" : { "DOI" : "10.1111/2041-210X.12320", "ISBN" : "2041-210X", "ISSN" : "2041210X", "abstract" : "* Human observation is expensive and limits the breadth of data collection. For this reason, remotely placed video cameras are increasingly used to monitor animals. One drawback of field-based video recordings is extensive review time. Computer vision can mitigate this cost and enhance data collection by extracting biological information from images with minimal time investment. * MotionMeerkat is a new standalone program that identifies motion events from a video stream. After running a video, the user reviews a folder of candidate motion frames for the target organism. This tool reduces the time needed to review videos and accommodates a variety of inputs. * I tested MotionMeerkat using hummingbird\u2013plant videos recorded in a tropical montane forest. To validate the optimal parameter set for finding motion events, I counted hummingbirds observed from direct video review compared to events found in images returned from MotionMeerkat. To show the generality of the approach, MotionMeerkat was tested on a set of terrestrial and underwater videos. To assess the performance of the background subtraction for further image analysis, I hand counted the number of frames with target organisms and compared them to the MotionMeerkat output. * MotionMeerkat was highly successful in finding motion events and often reduced the number of frames needed to capture hummingbird visitation by over 90%. Both background approaches effectively found a variety of organisms in ecological videos. I provide general recommendations for parameter settings and extending this approach in the future.", "author" : [ { "dropping-particle" : "", "family" : "Weinstein", "given" : "Ben G.", "non-dropping-particle" : "", "parse-names" : false, "suffix" : "" } ], "container-title" : "Methods in Ecology and Evolution", "editor" : [ { "dropping-particle" : "", "family" : "Dray", "given" : "Stephane", "non-dropping-particle" : "", "parse-names" : false, "suffix" : "" } ], "id" : "ITEM-1", "issue" : "3", "issued" : { "date-parts" : [ [ "2015", "3" ] ] }, "page" : "357-362", "title" : "MotionMeerkat: Integrating motion video detection and ecological monitoring", "type" : "article-journal", "volume" : "6" }, "uris" : [ "http://www.mendeley.com/documents/?uuid=2c7f55c4-56da-4db4-b203-83c2d52c6abb" ] } ], "mendeley" : { "formattedCitation" : "(Weinstein 2015)", "manualFormatting" : "(MotionMeerkat: Weinstein 2015)", "plainTextFormattedCitation" : "(Weinstein 2015)", "previouslyFormattedCitation" : "(Weinstein 2015)" }, "properties" : { "noteIndex" : 0 }, "schema" : "https://github.com/citation-style-language/schema/raw/master/csl-citation.json" }</w:instrText>
      </w:r>
      <w:r w:rsidR="00997809">
        <w:fldChar w:fldCharType="separate"/>
      </w:r>
      <w:r w:rsidR="00997809" w:rsidRPr="007A4624">
        <w:rPr>
          <w:noProof/>
        </w:rPr>
        <w:t>(</w:t>
      </w:r>
      <w:r w:rsidR="00997809">
        <w:rPr>
          <w:noProof/>
        </w:rPr>
        <w:t>MotionMeerkat:</w:t>
      </w:r>
      <w:r w:rsidR="00997809" w:rsidRPr="007A4624">
        <w:rPr>
          <w:noProof/>
        </w:rPr>
        <w:t xml:space="preserve"> Weinstein 2015)</w:t>
      </w:r>
      <w:r w:rsidR="00997809">
        <w:fldChar w:fldCharType="end"/>
      </w:r>
      <w:r w:rsidR="007060AD">
        <w:t>.</w:t>
      </w:r>
      <w:r w:rsidR="00997809">
        <w:br w:type="page"/>
      </w:r>
    </w:p>
    <w:tbl>
      <w:tblPr>
        <w:tblStyle w:val="PlainTable21"/>
        <w:tblpPr w:leftFromText="180" w:rightFromText="180" w:vertAnchor="page" w:horzAnchor="margin" w:tblpY="2627"/>
        <w:tblW w:w="10684" w:type="dxa"/>
        <w:tblLook w:val="06A0" w:firstRow="1" w:lastRow="0" w:firstColumn="1" w:lastColumn="0" w:noHBand="1" w:noVBand="1"/>
      </w:tblPr>
      <w:tblGrid>
        <w:gridCol w:w="1348"/>
        <w:gridCol w:w="1556"/>
        <w:gridCol w:w="1556"/>
        <w:gridCol w:w="1556"/>
        <w:gridCol w:w="1556"/>
        <w:gridCol w:w="1556"/>
        <w:gridCol w:w="1556"/>
      </w:tblGrid>
      <w:tr w:rsidR="00997809" w:rsidRPr="00BD470D" w14:paraId="1C6326AF" w14:textId="77777777" w:rsidTr="007060AD">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48" w:type="dxa"/>
            <w:noWrap/>
            <w:vAlign w:val="center"/>
            <w:hideMark/>
          </w:tcPr>
          <w:p w14:paraId="45D6E354" w14:textId="77777777" w:rsidR="00997809" w:rsidRPr="007060AD" w:rsidRDefault="00997809" w:rsidP="007060AD">
            <w:pPr>
              <w:tabs>
                <w:tab w:val="left" w:pos="2790"/>
              </w:tabs>
              <w:ind w:left="0"/>
              <w:jc w:val="center"/>
              <w:rPr>
                <w:b w:val="0"/>
              </w:rPr>
            </w:pPr>
            <w:r w:rsidRPr="007060AD">
              <w:rPr>
                <w:b w:val="0"/>
              </w:rPr>
              <w:lastRenderedPageBreak/>
              <w:t>Resource Period</w:t>
            </w:r>
          </w:p>
        </w:tc>
        <w:tc>
          <w:tcPr>
            <w:tcW w:w="1556" w:type="dxa"/>
            <w:noWrap/>
            <w:vAlign w:val="center"/>
            <w:hideMark/>
          </w:tcPr>
          <w:p w14:paraId="5FDBF24B" w14:textId="56C98EB0"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1300</w:t>
            </w:r>
            <w:r w:rsidR="007060AD">
              <w:rPr>
                <w:b w:val="0"/>
              </w:rPr>
              <w:t>m</w:t>
            </w:r>
            <w:r w:rsidRPr="007060AD">
              <w:rPr>
                <w:b w:val="0"/>
              </w:rPr>
              <w:t>-1500</w:t>
            </w:r>
            <w:r w:rsidR="007060AD">
              <w:rPr>
                <w:b w:val="0"/>
              </w:rPr>
              <w:t>m</w:t>
            </w:r>
          </w:p>
        </w:tc>
        <w:tc>
          <w:tcPr>
            <w:tcW w:w="1556" w:type="dxa"/>
            <w:noWrap/>
            <w:vAlign w:val="center"/>
            <w:hideMark/>
          </w:tcPr>
          <w:p w14:paraId="13EB0CDA" w14:textId="30164A09"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1500</w:t>
            </w:r>
            <w:r w:rsidR="007060AD">
              <w:rPr>
                <w:b w:val="0"/>
              </w:rPr>
              <w:t>m</w:t>
            </w:r>
            <w:r w:rsidRPr="007060AD">
              <w:rPr>
                <w:b w:val="0"/>
              </w:rPr>
              <w:t>-1700</w:t>
            </w:r>
            <w:r w:rsidR="007060AD">
              <w:rPr>
                <w:b w:val="0"/>
              </w:rPr>
              <w:t>m</w:t>
            </w:r>
          </w:p>
        </w:tc>
        <w:tc>
          <w:tcPr>
            <w:tcW w:w="1556" w:type="dxa"/>
            <w:noWrap/>
            <w:vAlign w:val="center"/>
            <w:hideMark/>
          </w:tcPr>
          <w:p w14:paraId="3B58C65C" w14:textId="4FAE2210"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1700</w:t>
            </w:r>
            <w:r w:rsidR="007060AD">
              <w:rPr>
                <w:b w:val="0"/>
              </w:rPr>
              <w:t>m</w:t>
            </w:r>
            <w:r w:rsidRPr="007060AD">
              <w:rPr>
                <w:b w:val="0"/>
              </w:rPr>
              <w:t>-1900</w:t>
            </w:r>
            <w:r w:rsidR="007060AD">
              <w:rPr>
                <w:b w:val="0"/>
              </w:rPr>
              <w:t>m</w:t>
            </w:r>
          </w:p>
        </w:tc>
        <w:tc>
          <w:tcPr>
            <w:tcW w:w="1556" w:type="dxa"/>
            <w:noWrap/>
            <w:vAlign w:val="center"/>
            <w:hideMark/>
          </w:tcPr>
          <w:p w14:paraId="57BE95FB" w14:textId="347497EF"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1900</w:t>
            </w:r>
            <w:r w:rsidR="007060AD">
              <w:rPr>
                <w:b w:val="0"/>
              </w:rPr>
              <w:t>m</w:t>
            </w:r>
            <w:r w:rsidRPr="007060AD">
              <w:rPr>
                <w:b w:val="0"/>
              </w:rPr>
              <w:t>-2100</w:t>
            </w:r>
            <w:r w:rsidR="007060AD">
              <w:rPr>
                <w:b w:val="0"/>
              </w:rPr>
              <w:t>m</w:t>
            </w:r>
          </w:p>
        </w:tc>
        <w:tc>
          <w:tcPr>
            <w:tcW w:w="1556" w:type="dxa"/>
            <w:noWrap/>
            <w:vAlign w:val="center"/>
            <w:hideMark/>
          </w:tcPr>
          <w:p w14:paraId="458CA0DD" w14:textId="06FA700F"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2100</w:t>
            </w:r>
            <w:r w:rsidR="007060AD">
              <w:rPr>
                <w:b w:val="0"/>
              </w:rPr>
              <w:t>m</w:t>
            </w:r>
            <w:r w:rsidRPr="007060AD">
              <w:rPr>
                <w:b w:val="0"/>
              </w:rPr>
              <w:t>-2300</w:t>
            </w:r>
            <w:r w:rsidR="007060AD">
              <w:rPr>
                <w:b w:val="0"/>
              </w:rPr>
              <w:t>m</w:t>
            </w:r>
          </w:p>
        </w:tc>
        <w:tc>
          <w:tcPr>
            <w:tcW w:w="1556" w:type="dxa"/>
            <w:noWrap/>
            <w:vAlign w:val="center"/>
            <w:hideMark/>
          </w:tcPr>
          <w:p w14:paraId="3F042097" w14:textId="3F329979" w:rsidR="00997809" w:rsidRPr="007060AD" w:rsidRDefault="00997809" w:rsidP="007060AD">
            <w:pPr>
              <w:tabs>
                <w:tab w:val="left" w:pos="2790"/>
              </w:tabs>
              <w:ind w:left="0"/>
              <w:jc w:val="center"/>
              <w:cnfStyle w:val="100000000000" w:firstRow="1" w:lastRow="0" w:firstColumn="0" w:lastColumn="0" w:oddVBand="0" w:evenVBand="0" w:oddHBand="0" w:evenHBand="0" w:firstRowFirstColumn="0" w:firstRowLastColumn="0" w:lastRowFirstColumn="0" w:lastRowLastColumn="0"/>
              <w:rPr>
                <w:b w:val="0"/>
              </w:rPr>
            </w:pPr>
            <w:r w:rsidRPr="007060AD">
              <w:rPr>
                <w:b w:val="0"/>
              </w:rPr>
              <w:t>2300</w:t>
            </w:r>
            <w:r w:rsidR="007060AD">
              <w:rPr>
                <w:b w:val="0"/>
              </w:rPr>
              <w:t>m</w:t>
            </w:r>
            <w:r w:rsidRPr="007060AD">
              <w:rPr>
                <w:b w:val="0"/>
              </w:rPr>
              <w:t>-2500</w:t>
            </w:r>
            <w:r w:rsidR="007060AD">
              <w:rPr>
                <w:b w:val="0"/>
              </w:rPr>
              <w:t>m</w:t>
            </w:r>
          </w:p>
        </w:tc>
      </w:tr>
      <w:tr w:rsidR="00997809" w:rsidRPr="00BD470D" w14:paraId="76D65E05" w14:textId="77777777" w:rsidTr="007060AD">
        <w:trPr>
          <w:trHeight w:val="260"/>
        </w:trPr>
        <w:tc>
          <w:tcPr>
            <w:cnfStyle w:val="001000000000" w:firstRow="0" w:lastRow="0" w:firstColumn="1" w:lastColumn="0" w:oddVBand="0" w:evenVBand="0" w:oddHBand="0" w:evenHBand="0" w:firstRowFirstColumn="0" w:firstRowLastColumn="0" w:lastRowFirstColumn="0" w:lastRowLastColumn="0"/>
            <w:tcW w:w="1348" w:type="dxa"/>
            <w:noWrap/>
            <w:hideMark/>
          </w:tcPr>
          <w:p w14:paraId="22CFDBA5" w14:textId="77777777" w:rsidR="00997809" w:rsidRPr="007060AD" w:rsidRDefault="00997809" w:rsidP="007060AD">
            <w:pPr>
              <w:tabs>
                <w:tab w:val="left" w:pos="2790"/>
              </w:tabs>
              <w:ind w:left="0"/>
              <w:jc w:val="center"/>
              <w:rPr>
                <w:b w:val="0"/>
              </w:rPr>
            </w:pPr>
            <w:r w:rsidRPr="007060AD">
              <w:rPr>
                <w:b w:val="0"/>
              </w:rPr>
              <w:t>High</w:t>
            </w:r>
          </w:p>
        </w:tc>
        <w:tc>
          <w:tcPr>
            <w:tcW w:w="1556" w:type="dxa"/>
            <w:noWrap/>
            <w:hideMark/>
          </w:tcPr>
          <w:p w14:paraId="1B2A1B24"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19.72</w:t>
            </w:r>
          </w:p>
        </w:tc>
        <w:tc>
          <w:tcPr>
            <w:tcW w:w="1556" w:type="dxa"/>
            <w:noWrap/>
            <w:hideMark/>
          </w:tcPr>
          <w:p w14:paraId="395FF185"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21.49</w:t>
            </w:r>
          </w:p>
        </w:tc>
        <w:tc>
          <w:tcPr>
            <w:tcW w:w="1556" w:type="dxa"/>
            <w:noWrap/>
            <w:hideMark/>
          </w:tcPr>
          <w:p w14:paraId="30C1530F"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14.45</w:t>
            </w:r>
          </w:p>
        </w:tc>
        <w:tc>
          <w:tcPr>
            <w:tcW w:w="1556" w:type="dxa"/>
            <w:noWrap/>
            <w:hideMark/>
          </w:tcPr>
          <w:p w14:paraId="039C34D4"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17.41</w:t>
            </w:r>
          </w:p>
        </w:tc>
        <w:tc>
          <w:tcPr>
            <w:tcW w:w="1556" w:type="dxa"/>
            <w:noWrap/>
            <w:hideMark/>
          </w:tcPr>
          <w:p w14:paraId="1AA35C58"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21.07</w:t>
            </w:r>
          </w:p>
        </w:tc>
        <w:tc>
          <w:tcPr>
            <w:tcW w:w="1556" w:type="dxa"/>
            <w:noWrap/>
            <w:hideMark/>
          </w:tcPr>
          <w:p w14:paraId="081A5FB5"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21.97</w:t>
            </w:r>
          </w:p>
        </w:tc>
      </w:tr>
      <w:tr w:rsidR="00997809" w:rsidRPr="00BD470D" w14:paraId="7F02A2CF" w14:textId="77777777" w:rsidTr="007060AD">
        <w:trPr>
          <w:trHeight w:val="260"/>
        </w:trPr>
        <w:tc>
          <w:tcPr>
            <w:cnfStyle w:val="001000000000" w:firstRow="0" w:lastRow="0" w:firstColumn="1" w:lastColumn="0" w:oddVBand="0" w:evenVBand="0" w:oddHBand="0" w:evenHBand="0" w:firstRowFirstColumn="0" w:firstRowLastColumn="0" w:lastRowFirstColumn="0" w:lastRowLastColumn="0"/>
            <w:tcW w:w="1348" w:type="dxa"/>
            <w:noWrap/>
            <w:hideMark/>
          </w:tcPr>
          <w:p w14:paraId="18E1D9A9" w14:textId="77777777" w:rsidR="00997809" w:rsidRPr="007060AD" w:rsidRDefault="00997809" w:rsidP="007060AD">
            <w:pPr>
              <w:tabs>
                <w:tab w:val="left" w:pos="2790"/>
              </w:tabs>
              <w:ind w:left="0"/>
              <w:jc w:val="center"/>
              <w:rPr>
                <w:b w:val="0"/>
              </w:rPr>
            </w:pPr>
            <w:r w:rsidRPr="007060AD">
              <w:rPr>
                <w:b w:val="0"/>
              </w:rPr>
              <w:t>Medium</w:t>
            </w:r>
          </w:p>
        </w:tc>
        <w:tc>
          <w:tcPr>
            <w:tcW w:w="1556" w:type="dxa"/>
            <w:noWrap/>
            <w:hideMark/>
          </w:tcPr>
          <w:p w14:paraId="2B67D4FA"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19.13</w:t>
            </w:r>
          </w:p>
        </w:tc>
        <w:tc>
          <w:tcPr>
            <w:tcW w:w="1556" w:type="dxa"/>
            <w:noWrap/>
            <w:hideMark/>
          </w:tcPr>
          <w:p w14:paraId="49625795"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21.87</w:t>
            </w:r>
          </w:p>
        </w:tc>
        <w:tc>
          <w:tcPr>
            <w:tcW w:w="1556" w:type="dxa"/>
            <w:noWrap/>
            <w:hideMark/>
          </w:tcPr>
          <w:p w14:paraId="5CC6C405"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23.94</w:t>
            </w:r>
          </w:p>
        </w:tc>
        <w:tc>
          <w:tcPr>
            <w:tcW w:w="1556" w:type="dxa"/>
            <w:noWrap/>
            <w:hideMark/>
          </w:tcPr>
          <w:p w14:paraId="505AEC4D"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26.49</w:t>
            </w:r>
          </w:p>
        </w:tc>
        <w:tc>
          <w:tcPr>
            <w:tcW w:w="1556" w:type="dxa"/>
            <w:noWrap/>
            <w:hideMark/>
          </w:tcPr>
          <w:p w14:paraId="4B2822CF"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25.97</w:t>
            </w:r>
          </w:p>
        </w:tc>
        <w:tc>
          <w:tcPr>
            <w:tcW w:w="1556" w:type="dxa"/>
            <w:noWrap/>
            <w:hideMark/>
          </w:tcPr>
          <w:p w14:paraId="5DCC3B0F"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23.50</w:t>
            </w:r>
          </w:p>
        </w:tc>
      </w:tr>
      <w:tr w:rsidR="00997809" w:rsidRPr="00BD470D" w14:paraId="79D0AF64" w14:textId="77777777" w:rsidTr="007060AD">
        <w:trPr>
          <w:trHeight w:val="260"/>
        </w:trPr>
        <w:tc>
          <w:tcPr>
            <w:cnfStyle w:val="001000000000" w:firstRow="0" w:lastRow="0" w:firstColumn="1" w:lastColumn="0" w:oddVBand="0" w:evenVBand="0" w:oddHBand="0" w:evenHBand="0" w:firstRowFirstColumn="0" w:firstRowLastColumn="0" w:lastRowFirstColumn="0" w:lastRowLastColumn="0"/>
            <w:tcW w:w="1348" w:type="dxa"/>
            <w:noWrap/>
            <w:hideMark/>
          </w:tcPr>
          <w:p w14:paraId="232CE2C6" w14:textId="77777777" w:rsidR="00997809" w:rsidRPr="007060AD" w:rsidRDefault="00997809" w:rsidP="007060AD">
            <w:pPr>
              <w:tabs>
                <w:tab w:val="left" w:pos="2790"/>
              </w:tabs>
              <w:ind w:left="0"/>
              <w:jc w:val="center"/>
              <w:rPr>
                <w:b w:val="0"/>
              </w:rPr>
            </w:pPr>
            <w:r w:rsidRPr="007060AD">
              <w:rPr>
                <w:b w:val="0"/>
              </w:rPr>
              <w:t>Low</w:t>
            </w:r>
          </w:p>
        </w:tc>
        <w:tc>
          <w:tcPr>
            <w:tcW w:w="1556" w:type="dxa"/>
            <w:noWrap/>
            <w:hideMark/>
          </w:tcPr>
          <w:p w14:paraId="0C049E46"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25.65</w:t>
            </w:r>
          </w:p>
        </w:tc>
        <w:tc>
          <w:tcPr>
            <w:tcW w:w="1556" w:type="dxa"/>
            <w:noWrap/>
            <w:hideMark/>
          </w:tcPr>
          <w:p w14:paraId="28389CD4"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27.08</w:t>
            </w:r>
          </w:p>
        </w:tc>
        <w:tc>
          <w:tcPr>
            <w:tcW w:w="1556" w:type="dxa"/>
            <w:noWrap/>
            <w:hideMark/>
          </w:tcPr>
          <w:p w14:paraId="1EE529BD"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26.54</w:t>
            </w:r>
          </w:p>
        </w:tc>
        <w:tc>
          <w:tcPr>
            <w:tcW w:w="1556" w:type="dxa"/>
            <w:noWrap/>
            <w:hideMark/>
          </w:tcPr>
          <w:p w14:paraId="587EFE64"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31.37</w:t>
            </w:r>
          </w:p>
        </w:tc>
        <w:tc>
          <w:tcPr>
            <w:tcW w:w="1556" w:type="dxa"/>
            <w:noWrap/>
            <w:hideMark/>
          </w:tcPr>
          <w:p w14:paraId="1AF22E27"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30.30</w:t>
            </w:r>
          </w:p>
        </w:tc>
        <w:tc>
          <w:tcPr>
            <w:tcW w:w="1556" w:type="dxa"/>
            <w:noWrap/>
            <w:hideMark/>
          </w:tcPr>
          <w:p w14:paraId="57E15041" w14:textId="77777777" w:rsidR="00997809" w:rsidRPr="007060AD" w:rsidRDefault="00997809" w:rsidP="007060AD">
            <w:pPr>
              <w:tabs>
                <w:tab w:val="left" w:pos="2790"/>
              </w:tabs>
              <w:ind w:left="0"/>
              <w:jc w:val="center"/>
              <w:cnfStyle w:val="000000000000" w:firstRow="0" w:lastRow="0" w:firstColumn="0" w:lastColumn="0" w:oddVBand="0" w:evenVBand="0" w:oddHBand="0" w:evenHBand="0" w:firstRowFirstColumn="0" w:firstRowLastColumn="0" w:lastRowFirstColumn="0" w:lastRowLastColumn="0"/>
            </w:pPr>
            <w:r w:rsidRPr="007060AD">
              <w:t>25.00</w:t>
            </w:r>
          </w:p>
        </w:tc>
      </w:tr>
    </w:tbl>
    <w:p w14:paraId="55E5911A" w14:textId="77777777" w:rsidR="00997809" w:rsidRDefault="00997809" w:rsidP="00997809">
      <w:pPr>
        <w:tabs>
          <w:tab w:val="left" w:pos="2790"/>
        </w:tabs>
        <w:ind w:left="0"/>
        <w:sectPr w:rsidR="00997809" w:rsidSect="00B17C2F">
          <w:pgSz w:w="12240" w:h="15840"/>
          <w:pgMar w:top="1440" w:right="1440" w:bottom="1440" w:left="1440" w:header="720" w:footer="720" w:gutter="0"/>
          <w:lnNumType w:countBy="1" w:restart="continuous"/>
          <w:cols w:space="720"/>
          <w:docGrid w:linePitch="360"/>
        </w:sectPr>
      </w:pPr>
      <w:commentRangeStart w:id="133"/>
      <w:r>
        <w:t xml:space="preserve">Table S1. </w:t>
      </w:r>
      <w:commentRangeEnd w:id="133"/>
      <w:r w:rsidR="00566AD3">
        <w:rPr>
          <w:rStyle w:val="CommentReference"/>
        </w:rPr>
        <w:commentReference w:id="133"/>
      </w:r>
      <w:r>
        <w:t>Average corolla lengths (mm) for hummingbird visited flowers for each elevation transect during each resource period in Northwest Ecuador.</w:t>
      </w:r>
    </w:p>
    <w:p w14:paraId="62FC835C" w14:textId="63B2D859" w:rsidR="00997809" w:rsidRDefault="00997809" w:rsidP="00997809">
      <w:pPr>
        <w:tabs>
          <w:tab w:val="left" w:pos="2790"/>
        </w:tabs>
        <w:ind w:left="0"/>
      </w:pPr>
      <w:r>
        <w:lastRenderedPageBreak/>
        <w:t xml:space="preserve">Table S2. Flowers not visited by hummingbirds in the raw recorded camera dataset. We made every effort to capture the entire flower resource base. We therefore often put cameras on flowers to validate whether a given plant was hummingbird visited. </w:t>
      </w:r>
      <w:r w:rsidR="000C3190">
        <w:t>T</w:t>
      </w:r>
      <w:r>
        <w:t xml:space="preserve">he following flowers were filmed, but no visitations were found, and they were removed from the analyzed dataset. </w:t>
      </w:r>
    </w:p>
    <w:tbl>
      <w:tblPr>
        <w:tblStyle w:val="PlainTable21"/>
        <w:tblW w:w="10078" w:type="dxa"/>
        <w:tblLayout w:type="fixed"/>
        <w:tblLook w:val="0620" w:firstRow="1" w:lastRow="0" w:firstColumn="0" w:lastColumn="0" w:noHBand="1" w:noVBand="1"/>
      </w:tblPr>
      <w:tblGrid>
        <w:gridCol w:w="1800"/>
        <w:gridCol w:w="1170"/>
        <w:gridCol w:w="7108"/>
      </w:tblGrid>
      <w:tr w:rsidR="00997809" w14:paraId="7F1D32F1" w14:textId="77777777" w:rsidTr="005E10FE">
        <w:trPr>
          <w:cnfStyle w:val="100000000000" w:firstRow="1" w:lastRow="0" w:firstColumn="0" w:lastColumn="0" w:oddVBand="0" w:evenVBand="0" w:oddHBand="0" w:evenHBand="0" w:firstRowFirstColumn="0" w:firstRowLastColumn="0" w:lastRowFirstColumn="0" w:lastRowLastColumn="0"/>
          <w:trHeight w:val="543"/>
        </w:trPr>
        <w:tc>
          <w:tcPr>
            <w:tcW w:w="1800" w:type="dxa"/>
            <w:vAlign w:val="center"/>
          </w:tcPr>
          <w:p w14:paraId="0C48565D" w14:textId="77777777" w:rsidR="00997809" w:rsidRPr="005E10FE" w:rsidRDefault="00997809" w:rsidP="005E10FE">
            <w:pPr>
              <w:ind w:left="0"/>
              <w:jc w:val="center"/>
              <w:rPr>
                <w:b w:val="0"/>
              </w:rPr>
            </w:pPr>
            <w:r w:rsidRPr="005E10FE">
              <w:rPr>
                <w:b w:val="0"/>
              </w:rPr>
              <w:t>Species</w:t>
            </w:r>
          </w:p>
        </w:tc>
        <w:tc>
          <w:tcPr>
            <w:tcW w:w="1170" w:type="dxa"/>
            <w:vAlign w:val="center"/>
          </w:tcPr>
          <w:p w14:paraId="4E25DD84" w14:textId="77777777" w:rsidR="00997809" w:rsidRPr="005E10FE" w:rsidRDefault="00997809" w:rsidP="005E10FE">
            <w:pPr>
              <w:ind w:left="0"/>
              <w:jc w:val="center"/>
              <w:rPr>
                <w:b w:val="0"/>
              </w:rPr>
            </w:pPr>
            <w:r w:rsidRPr="005E10FE">
              <w:rPr>
                <w:b w:val="0"/>
              </w:rPr>
              <w:t>Cameras</w:t>
            </w:r>
          </w:p>
        </w:tc>
        <w:tc>
          <w:tcPr>
            <w:tcW w:w="7108" w:type="dxa"/>
            <w:vAlign w:val="center"/>
          </w:tcPr>
          <w:p w14:paraId="1DAFDF7B" w14:textId="77777777" w:rsidR="00997809" w:rsidRPr="005E10FE" w:rsidRDefault="00997809" w:rsidP="005E10FE">
            <w:pPr>
              <w:jc w:val="center"/>
              <w:rPr>
                <w:b w:val="0"/>
              </w:rPr>
            </w:pPr>
            <w:r w:rsidRPr="005E10FE">
              <w:rPr>
                <w:b w:val="0"/>
              </w:rPr>
              <w:t>Comments</w:t>
            </w:r>
          </w:p>
        </w:tc>
      </w:tr>
      <w:tr w:rsidR="00997809" w14:paraId="52DAC3FF" w14:textId="77777777" w:rsidTr="005E10FE">
        <w:trPr>
          <w:trHeight w:val="2218"/>
        </w:trPr>
        <w:tc>
          <w:tcPr>
            <w:tcW w:w="1800" w:type="dxa"/>
            <w:vAlign w:val="center"/>
          </w:tcPr>
          <w:p w14:paraId="1E384FC6" w14:textId="77777777" w:rsidR="00997809" w:rsidRPr="00E57B48" w:rsidRDefault="00997809" w:rsidP="005E10FE">
            <w:pPr>
              <w:ind w:left="0"/>
              <w:jc w:val="center"/>
              <w:rPr>
                <w:i/>
              </w:rPr>
            </w:pPr>
            <w:r>
              <w:rPr>
                <w:i/>
              </w:rPr>
              <w:t xml:space="preserve">Begonia </w:t>
            </w:r>
            <w:proofErr w:type="spellStart"/>
            <w:r w:rsidRPr="00E57B48">
              <w:rPr>
                <w:i/>
              </w:rPr>
              <w:t>longirostris</w:t>
            </w:r>
            <w:proofErr w:type="spellEnd"/>
          </w:p>
        </w:tc>
        <w:tc>
          <w:tcPr>
            <w:tcW w:w="1170" w:type="dxa"/>
            <w:vAlign w:val="center"/>
          </w:tcPr>
          <w:p w14:paraId="71591B18" w14:textId="77777777" w:rsidR="00997809" w:rsidRDefault="00997809" w:rsidP="005E10FE">
            <w:pPr>
              <w:ind w:left="0"/>
              <w:jc w:val="center"/>
            </w:pPr>
            <w:r>
              <w:t>12</w:t>
            </w:r>
          </w:p>
        </w:tc>
        <w:tc>
          <w:tcPr>
            <w:tcW w:w="7108" w:type="dxa"/>
            <w:vAlign w:val="center"/>
          </w:tcPr>
          <w:p w14:paraId="02716275" w14:textId="782DB303" w:rsidR="00997809" w:rsidRDefault="00997809" w:rsidP="005E10FE">
            <w:pPr>
              <w:ind w:left="0"/>
              <w:jc w:val="center"/>
            </w:pPr>
            <w:r>
              <w:t xml:space="preserve">We have incidental observations of Tawny-bellied Hermits and Violet-tailed Sylphs in proximity. Despite repeated camera filming, we do not have clear foraging records. B. </w:t>
            </w:r>
            <w:proofErr w:type="spellStart"/>
            <w:r>
              <w:t>longirostris</w:t>
            </w:r>
            <w:proofErr w:type="spellEnd"/>
            <w:r>
              <w:t xml:space="preserve"> is not known to produce nectar rewards (</w:t>
            </w:r>
            <w:r w:rsidRPr="00A15087">
              <w:rPr>
                <w:i/>
              </w:rPr>
              <w:t>pers. comm</w:t>
            </w:r>
            <w:r w:rsidR="00583C64">
              <w:rPr>
                <w:i/>
              </w:rPr>
              <w:t>.</w:t>
            </w:r>
            <w:r w:rsidRPr="00A15087">
              <w:rPr>
                <w:i/>
              </w:rPr>
              <w:t xml:space="preserve"> P. Moonlight</w:t>
            </w:r>
            <w:r>
              <w:t>).</w:t>
            </w:r>
          </w:p>
        </w:tc>
      </w:tr>
      <w:tr w:rsidR="00997809" w14:paraId="1D9C117E" w14:textId="77777777" w:rsidTr="005E10FE">
        <w:trPr>
          <w:trHeight w:val="1675"/>
        </w:trPr>
        <w:tc>
          <w:tcPr>
            <w:tcW w:w="1800" w:type="dxa"/>
            <w:vAlign w:val="center"/>
          </w:tcPr>
          <w:p w14:paraId="2D9DEEE6" w14:textId="77777777" w:rsidR="00997809" w:rsidRPr="00E57B48" w:rsidRDefault="00997809" w:rsidP="005E10FE">
            <w:pPr>
              <w:ind w:left="0"/>
              <w:jc w:val="center"/>
              <w:rPr>
                <w:i/>
              </w:rPr>
            </w:pPr>
            <w:proofErr w:type="spellStart"/>
            <w:r w:rsidRPr="00E57B48">
              <w:rPr>
                <w:i/>
              </w:rPr>
              <w:t>Calathea</w:t>
            </w:r>
            <w:proofErr w:type="spellEnd"/>
            <w:r w:rsidRPr="00E57B48">
              <w:rPr>
                <w:i/>
              </w:rPr>
              <w:t xml:space="preserve"> </w:t>
            </w:r>
            <w:proofErr w:type="spellStart"/>
            <w:r w:rsidRPr="00E57B48">
              <w:rPr>
                <w:i/>
              </w:rPr>
              <w:t>iscnosiphonoies</w:t>
            </w:r>
            <w:proofErr w:type="spellEnd"/>
          </w:p>
        </w:tc>
        <w:tc>
          <w:tcPr>
            <w:tcW w:w="1170" w:type="dxa"/>
            <w:vAlign w:val="center"/>
          </w:tcPr>
          <w:p w14:paraId="1EE2AF32" w14:textId="77777777" w:rsidR="00997809" w:rsidRDefault="00997809" w:rsidP="005E10FE">
            <w:pPr>
              <w:ind w:left="-108"/>
              <w:jc w:val="center"/>
            </w:pPr>
            <w:r>
              <w:t>2</w:t>
            </w:r>
          </w:p>
        </w:tc>
        <w:tc>
          <w:tcPr>
            <w:tcW w:w="7108" w:type="dxa"/>
            <w:vAlign w:val="center"/>
          </w:tcPr>
          <w:p w14:paraId="7967C922" w14:textId="77777777" w:rsidR="00997809" w:rsidRDefault="00997809" w:rsidP="005E10FE">
            <w:pPr>
              <w:ind w:left="0"/>
              <w:jc w:val="center"/>
            </w:pPr>
            <w:r>
              <w:t>This fairly common flower is extremely small, and while we have seen female Violet-tailed Sylphs, and a Brown Inca in close proximity, we do not have any visitation records</w:t>
            </w:r>
          </w:p>
        </w:tc>
      </w:tr>
      <w:tr w:rsidR="00997809" w14:paraId="40DDBFA0" w14:textId="77777777" w:rsidTr="005E10FE">
        <w:trPr>
          <w:trHeight w:val="1101"/>
        </w:trPr>
        <w:tc>
          <w:tcPr>
            <w:tcW w:w="1800" w:type="dxa"/>
            <w:vAlign w:val="center"/>
          </w:tcPr>
          <w:p w14:paraId="0757D73C" w14:textId="77777777" w:rsidR="00997809" w:rsidRPr="00E57B48" w:rsidRDefault="00997809" w:rsidP="005E10FE">
            <w:pPr>
              <w:ind w:left="0"/>
              <w:jc w:val="center"/>
              <w:rPr>
                <w:i/>
              </w:rPr>
            </w:pPr>
            <w:proofErr w:type="spellStart"/>
            <w:r w:rsidRPr="00E57B48">
              <w:rPr>
                <w:i/>
              </w:rPr>
              <w:t>Centropogon</w:t>
            </w:r>
            <w:proofErr w:type="spellEnd"/>
            <w:r w:rsidRPr="00E57B48">
              <w:rPr>
                <w:i/>
              </w:rPr>
              <w:t xml:space="preserve"> </w:t>
            </w:r>
            <w:proofErr w:type="spellStart"/>
            <w:r w:rsidRPr="00E57B48">
              <w:rPr>
                <w:i/>
              </w:rPr>
              <w:t>nigricans</w:t>
            </w:r>
            <w:proofErr w:type="spellEnd"/>
          </w:p>
        </w:tc>
        <w:tc>
          <w:tcPr>
            <w:tcW w:w="1170" w:type="dxa"/>
            <w:vAlign w:val="center"/>
          </w:tcPr>
          <w:p w14:paraId="4FE8BEB6" w14:textId="77777777" w:rsidR="00997809" w:rsidRDefault="00997809" w:rsidP="005E10FE">
            <w:pPr>
              <w:ind w:left="0"/>
              <w:jc w:val="center"/>
            </w:pPr>
            <w:r>
              <w:t>5</w:t>
            </w:r>
          </w:p>
        </w:tc>
        <w:tc>
          <w:tcPr>
            <w:tcW w:w="7108" w:type="dxa"/>
            <w:vAlign w:val="center"/>
          </w:tcPr>
          <w:p w14:paraId="2EE92283" w14:textId="77777777" w:rsidR="00997809" w:rsidRDefault="00997809" w:rsidP="005E10FE">
            <w:pPr>
              <w:ind w:left="0"/>
              <w:jc w:val="center"/>
            </w:pPr>
            <w:r>
              <w:t xml:space="preserve">Green coloration suggests bat pollination. Incidental observation of a </w:t>
            </w:r>
            <w:proofErr w:type="spellStart"/>
            <w:r>
              <w:t>Gorgeted</w:t>
            </w:r>
            <w:proofErr w:type="spellEnd"/>
            <w:r>
              <w:t xml:space="preserve"> </w:t>
            </w:r>
            <w:proofErr w:type="spellStart"/>
            <w:r>
              <w:t>Sunangel</w:t>
            </w:r>
            <w:proofErr w:type="spellEnd"/>
            <w:r>
              <w:t xml:space="preserve"> in close proximity may have been anomalous.</w:t>
            </w:r>
          </w:p>
        </w:tc>
      </w:tr>
      <w:tr w:rsidR="00997809" w14:paraId="0239FF21" w14:textId="77777777" w:rsidTr="005E10FE">
        <w:trPr>
          <w:trHeight w:val="1117"/>
        </w:trPr>
        <w:tc>
          <w:tcPr>
            <w:tcW w:w="1800" w:type="dxa"/>
            <w:vAlign w:val="center"/>
          </w:tcPr>
          <w:p w14:paraId="160D3445" w14:textId="77777777" w:rsidR="00997809" w:rsidRPr="00E57B48" w:rsidRDefault="00997809" w:rsidP="005E10FE">
            <w:pPr>
              <w:ind w:left="0"/>
              <w:jc w:val="center"/>
              <w:rPr>
                <w:i/>
              </w:rPr>
            </w:pPr>
            <w:proofErr w:type="spellStart"/>
            <w:r w:rsidRPr="00E57B48">
              <w:rPr>
                <w:i/>
              </w:rPr>
              <w:t>Centropogon</w:t>
            </w:r>
            <w:proofErr w:type="spellEnd"/>
            <w:r w:rsidRPr="00E57B48">
              <w:rPr>
                <w:i/>
              </w:rPr>
              <w:t xml:space="preserve"> </w:t>
            </w:r>
            <w:proofErr w:type="spellStart"/>
            <w:r w:rsidRPr="00E57B48">
              <w:rPr>
                <w:i/>
              </w:rPr>
              <w:t>preslii</w:t>
            </w:r>
            <w:proofErr w:type="spellEnd"/>
          </w:p>
        </w:tc>
        <w:tc>
          <w:tcPr>
            <w:tcW w:w="1170" w:type="dxa"/>
            <w:vAlign w:val="center"/>
          </w:tcPr>
          <w:p w14:paraId="139AF810" w14:textId="77777777" w:rsidR="00997809" w:rsidRDefault="00997809" w:rsidP="005E10FE">
            <w:pPr>
              <w:ind w:left="0"/>
              <w:jc w:val="center"/>
            </w:pPr>
            <w:r>
              <w:t>1</w:t>
            </w:r>
          </w:p>
        </w:tc>
        <w:tc>
          <w:tcPr>
            <w:tcW w:w="7108" w:type="dxa"/>
            <w:vAlign w:val="center"/>
          </w:tcPr>
          <w:p w14:paraId="3B2B2BBF" w14:textId="77777777" w:rsidR="00997809" w:rsidRDefault="00997809" w:rsidP="005E10FE">
            <w:pPr>
              <w:ind w:left="0"/>
              <w:jc w:val="center"/>
            </w:pPr>
            <w:r>
              <w:t>This rare flower seems likely to be hummingbird visited. We have only two records of this species on the elevation transects.</w:t>
            </w:r>
          </w:p>
        </w:tc>
      </w:tr>
      <w:tr w:rsidR="00997809" w14:paraId="3CB9B3B9" w14:textId="77777777" w:rsidTr="005E10FE">
        <w:trPr>
          <w:trHeight w:val="1101"/>
        </w:trPr>
        <w:tc>
          <w:tcPr>
            <w:tcW w:w="1800" w:type="dxa"/>
            <w:vAlign w:val="center"/>
          </w:tcPr>
          <w:p w14:paraId="05FD4612" w14:textId="77777777" w:rsidR="00997809" w:rsidRPr="00E57B48" w:rsidRDefault="00997809" w:rsidP="005E10FE">
            <w:pPr>
              <w:ind w:left="0"/>
              <w:jc w:val="center"/>
              <w:rPr>
                <w:i/>
              </w:rPr>
            </w:pPr>
            <w:proofErr w:type="spellStart"/>
            <w:r w:rsidRPr="00E57B48">
              <w:rPr>
                <w:i/>
              </w:rPr>
              <w:t>Columnea</w:t>
            </w:r>
            <w:proofErr w:type="spellEnd"/>
            <w:r w:rsidRPr="00E57B48">
              <w:rPr>
                <w:i/>
              </w:rPr>
              <w:t xml:space="preserve"> </w:t>
            </w:r>
            <w:proofErr w:type="spellStart"/>
            <w:r w:rsidRPr="00E57B48">
              <w:rPr>
                <w:i/>
              </w:rPr>
              <w:t>ovatifolia</w:t>
            </w:r>
            <w:proofErr w:type="spellEnd"/>
          </w:p>
        </w:tc>
        <w:tc>
          <w:tcPr>
            <w:tcW w:w="1170" w:type="dxa"/>
            <w:vAlign w:val="center"/>
          </w:tcPr>
          <w:p w14:paraId="6075D30B" w14:textId="77777777" w:rsidR="00997809" w:rsidRDefault="00997809" w:rsidP="005E10FE">
            <w:pPr>
              <w:ind w:left="0"/>
              <w:jc w:val="center"/>
            </w:pPr>
            <w:r>
              <w:t>1</w:t>
            </w:r>
          </w:p>
        </w:tc>
        <w:tc>
          <w:tcPr>
            <w:tcW w:w="7108" w:type="dxa"/>
            <w:vAlign w:val="center"/>
          </w:tcPr>
          <w:p w14:paraId="232E27CD" w14:textId="77777777" w:rsidR="00997809" w:rsidRDefault="00997809" w:rsidP="005E10FE">
            <w:pPr>
              <w:ind w:left="0"/>
              <w:jc w:val="center"/>
            </w:pPr>
            <w:r>
              <w:t>Rare flower found in the mid-canopy. Its pink coloration and tubular shape suggests hummingbird visitation, but we have not recorded visits.</w:t>
            </w:r>
          </w:p>
        </w:tc>
      </w:tr>
      <w:tr w:rsidR="00997809" w14:paraId="70B75DC7" w14:textId="77777777" w:rsidTr="005E10FE">
        <w:trPr>
          <w:trHeight w:val="1117"/>
        </w:trPr>
        <w:tc>
          <w:tcPr>
            <w:tcW w:w="1800" w:type="dxa"/>
            <w:vAlign w:val="center"/>
          </w:tcPr>
          <w:p w14:paraId="3B30884A" w14:textId="77777777" w:rsidR="00997809" w:rsidRPr="00E57B48" w:rsidRDefault="00997809" w:rsidP="005E10FE">
            <w:pPr>
              <w:ind w:left="0"/>
              <w:jc w:val="center"/>
              <w:rPr>
                <w:i/>
              </w:rPr>
            </w:pPr>
            <w:proofErr w:type="spellStart"/>
            <w:r w:rsidRPr="00E57B48">
              <w:rPr>
                <w:i/>
              </w:rPr>
              <w:t>Faramea</w:t>
            </w:r>
            <w:proofErr w:type="spellEnd"/>
            <w:r w:rsidRPr="00E57B48">
              <w:rPr>
                <w:i/>
              </w:rPr>
              <w:t xml:space="preserve"> </w:t>
            </w:r>
            <w:proofErr w:type="spellStart"/>
            <w:r w:rsidRPr="00E57B48">
              <w:rPr>
                <w:i/>
              </w:rPr>
              <w:t>calyptrata</w:t>
            </w:r>
            <w:proofErr w:type="spellEnd"/>
          </w:p>
        </w:tc>
        <w:tc>
          <w:tcPr>
            <w:tcW w:w="1170" w:type="dxa"/>
            <w:vAlign w:val="center"/>
          </w:tcPr>
          <w:p w14:paraId="4FE94EAE" w14:textId="77777777" w:rsidR="00997809" w:rsidRDefault="00997809" w:rsidP="005E10FE">
            <w:pPr>
              <w:ind w:left="0"/>
              <w:jc w:val="center"/>
            </w:pPr>
            <w:r>
              <w:t>3</w:t>
            </w:r>
          </w:p>
        </w:tc>
        <w:tc>
          <w:tcPr>
            <w:tcW w:w="7108" w:type="dxa"/>
            <w:vAlign w:val="center"/>
          </w:tcPr>
          <w:p w14:paraId="447C5435" w14:textId="77777777" w:rsidR="00997809" w:rsidRDefault="00997809" w:rsidP="005E10FE">
            <w:pPr>
              <w:ind w:left="0"/>
              <w:jc w:val="center"/>
            </w:pPr>
            <w:r>
              <w:t xml:space="preserve">Despite its elongated corolla and dark blue color, hummingbirds do not seem to visit. Other tropical </w:t>
            </w:r>
            <w:proofErr w:type="spellStart"/>
            <w:r>
              <w:rPr>
                <w:i/>
              </w:rPr>
              <w:t>F</w:t>
            </w:r>
            <w:r w:rsidRPr="00E57B48">
              <w:rPr>
                <w:i/>
              </w:rPr>
              <w:t>aramea</w:t>
            </w:r>
            <w:proofErr w:type="spellEnd"/>
            <w:r>
              <w:t xml:space="preserve"> are </w:t>
            </w:r>
            <w:proofErr w:type="spellStart"/>
            <w:r>
              <w:t>consisdered</w:t>
            </w:r>
            <w:proofErr w:type="spellEnd"/>
            <w:r>
              <w:t xml:space="preserve"> hummingbird-visited.</w:t>
            </w:r>
          </w:p>
        </w:tc>
      </w:tr>
      <w:tr w:rsidR="00997809" w14:paraId="05804166" w14:textId="77777777" w:rsidTr="005E10FE">
        <w:trPr>
          <w:trHeight w:val="1117"/>
        </w:trPr>
        <w:tc>
          <w:tcPr>
            <w:tcW w:w="1800" w:type="dxa"/>
            <w:vAlign w:val="center"/>
          </w:tcPr>
          <w:p w14:paraId="4595840B" w14:textId="77777777" w:rsidR="00997809" w:rsidRPr="00E57B48" w:rsidRDefault="00997809" w:rsidP="005E10FE">
            <w:pPr>
              <w:ind w:left="0"/>
              <w:jc w:val="center"/>
              <w:rPr>
                <w:i/>
              </w:rPr>
            </w:pPr>
            <w:proofErr w:type="spellStart"/>
            <w:r w:rsidRPr="00E57B48">
              <w:rPr>
                <w:i/>
              </w:rPr>
              <w:lastRenderedPageBreak/>
              <w:t>Guzmania</w:t>
            </w:r>
            <w:proofErr w:type="spellEnd"/>
            <w:r w:rsidRPr="00E57B48">
              <w:rPr>
                <w:i/>
              </w:rPr>
              <w:t xml:space="preserve"> </w:t>
            </w:r>
            <w:proofErr w:type="spellStart"/>
            <w:r w:rsidRPr="00E57B48">
              <w:rPr>
                <w:i/>
              </w:rPr>
              <w:t>squarrosa</w:t>
            </w:r>
            <w:proofErr w:type="spellEnd"/>
          </w:p>
        </w:tc>
        <w:tc>
          <w:tcPr>
            <w:tcW w:w="1170" w:type="dxa"/>
            <w:vAlign w:val="center"/>
          </w:tcPr>
          <w:p w14:paraId="13F77171" w14:textId="77777777" w:rsidR="00997809" w:rsidRDefault="00997809" w:rsidP="005E10FE">
            <w:pPr>
              <w:ind w:left="0"/>
              <w:jc w:val="center"/>
            </w:pPr>
            <w:r>
              <w:t>2</w:t>
            </w:r>
          </w:p>
        </w:tc>
        <w:tc>
          <w:tcPr>
            <w:tcW w:w="7108" w:type="dxa"/>
            <w:vAlign w:val="center"/>
          </w:tcPr>
          <w:p w14:paraId="16C7AE8E" w14:textId="77777777" w:rsidR="00997809" w:rsidRDefault="00997809" w:rsidP="005E10FE">
            <w:pPr>
              <w:ind w:left="0"/>
              <w:jc w:val="center"/>
            </w:pPr>
            <w:r>
              <w:t>Fairly rare bromeliad, no visitation records.</w:t>
            </w:r>
          </w:p>
        </w:tc>
      </w:tr>
      <w:tr w:rsidR="00997809" w14:paraId="00B13335" w14:textId="77777777" w:rsidTr="005E10FE">
        <w:trPr>
          <w:trHeight w:val="1117"/>
        </w:trPr>
        <w:tc>
          <w:tcPr>
            <w:tcW w:w="1800" w:type="dxa"/>
            <w:vAlign w:val="center"/>
          </w:tcPr>
          <w:p w14:paraId="2459A84B" w14:textId="77777777" w:rsidR="00997809" w:rsidRPr="00E57B48" w:rsidRDefault="00997809" w:rsidP="005E10FE">
            <w:pPr>
              <w:ind w:left="0"/>
              <w:jc w:val="center"/>
              <w:rPr>
                <w:i/>
              </w:rPr>
            </w:pPr>
            <w:r w:rsidRPr="00E57B48">
              <w:rPr>
                <w:i/>
              </w:rPr>
              <w:t xml:space="preserve">Hydrangea </w:t>
            </w:r>
            <w:proofErr w:type="spellStart"/>
            <w:r w:rsidRPr="00E57B48">
              <w:rPr>
                <w:i/>
              </w:rPr>
              <w:t>peruviana</w:t>
            </w:r>
            <w:proofErr w:type="spellEnd"/>
          </w:p>
        </w:tc>
        <w:tc>
          <w:tcPr>
            <w:tcW w:w="1170" w:type="dxa"/>
            <w:vAlign w:val="center"/>
          </w:tcPr>
          <w:p w14:paraId="1E9A0E9A" w14:textId="77777777" w:rsidR="00997809" w:rsidRDefault="00997809" w:rsidP="005E10FE">
            <w:pPr>
              <w:ind w:left="0"/>
              <w:jc w:val="center"/>
            </w:pPr>
            <w:r>
              <w:t>3</w:t>
            </w:r>
          </w:p>
        </w:tc>
        <w:tc>
          <w:tcPr>
            <w:tcW w:w="7108" w:type="dxa"/>
            <w:vAlign w:val="center"/>
          </w:tcPr>
          <w:p w14:paraId="172EFD1E" w14:textId="77777777" w:rsidR="00997809" w:rsidRDefault="00997809" w:rsidP="005E10FE">
            <w:pPr>
              <w:ind w:left="0"/>
              <w:jc w:val="center"/>
            </w:pPr>
            <w:r>
              <w:t>Canopy liana with bright red flowers. Investigation of this flower suggests relative weak nectar production.</w:t>
            </w:r>
          </w:p>
        </w:tc>
      </w:tr>
      <w:tr w:rsidR="00997809" w14:paraId="4C740B86" w14:textId="77777777" w:rsidTr="005E10FE">
        <w:trPr>
          <w:trHeight w:val="1117"/>
        </w:trPr>
        <w:tc>
          <w:tcPr>
            <w:tcW w:w="1800" w:type="dxa"/>
            <w:vAlign w:val="center"/>
          </w:tcPr>
          <w:p w14:paraId="29061A6C" w14:textId="77777777" w:rsidR="00997809" w:rsidRPr="00E57B48" w:rsidRDefault="00997809" w:rsidP="005E10FE">
            <w:pPr>
              <w:ind w:left="0"/>
              <w:jc w:val="center"/>
              <w:rPr>
                <w:i/>
              </w:rPr>
            </w:pPr>
            <w:proofErr w:type="spellStart"/>
            <w:r w:rsidRPr="00E57B48">
              <w:rPr>
                <w:i/>
              </w:rPr>
              <w:t>Justicia</w:t>
            </w:r>
            <w:proofErr w:type="spellEnd"/>
            <w:r w:rsidRPr="00E57B48">
              <w:rPr>
                <w:i/>
              </w:rPr>
              <w:t xml:space="preserve"> </w:t>
            </w:r>
            <w:proofErr w:type="spellStart"/>
            <w:r w:rsidRPr="00E57B48">
              <w:rPr>
                <w:i/>
              </w:rPr>
              <w:t>secunda</w:t>
            </w:r>
            <w:proofErr w:type="spellEnd"/>
          </w:p>
        </w:tc>
        <w:tc>
          <w:tcPr>
            <w:tcW w:w="1170" w:type="dxa"/>
            <w:vAlign w:val="center"/>
          </w:tcPr>
          <w:p w14:paraId="6A30747B" w14:textId="77777777" w:rsidR="00997809" w:rsidRDefault="00997809" w:rsidP="005E10FE">
            <w:pPr>
              <w:ind w:left="0"/>
              <w:jc w:val="center"/>
            </w:pPr>
            <w:r>
              <w:t>4</w:t>
            </w:r>
          </w:p>
        </w:tc>
        <w:tc>
          <w:tcPr>
            <w:tcW w:w="7108" w:type="dxa"/>
            <w:vAlign w:val="center"/>
          </w:tcPr>
          <w:p w14:paraId="5FF17074" w14:textId="77777777" w:rsidR="00997809" w:rsidRDefault="00997809" w:rsidP="005E10FE">
            <w:pPr>
              <w:ind w:left="0"/>
              <w:jc w:val="center"/>
            </w:pPr>
            <w:r>
              <w:t>Weedy plant found in secondary habitats. We have an observation of a Stripe-throated Hermit from the transect surveys, but none on the cameras.</w:t>
            </w:r>
          </w:p>
        </w:tc>
      </w:tr>
      <w:tr w:rsidR="00997809" w14:paraId="1A4C21F7" w14:textId="77777777" w:rsidTr="005E10FE">
        <w:trPr>
          <w:trHeight w:val="1101"/>
        </w:trPr>
        <w:tc>
          <w:tcPr>
            <w:tcW w:w="1800" w:type="dxa"/>
            <w:vAlign w:val="center"/>
          </w:tcPr>
          <w:p w14:paraId="1AEAF769" w14:textId="77777777" w:rsidR="00997809" w:rsidRPr="00E57B48" w:rsidRDefault="00997809" w:rsidP="005E10FE">
            <w:pPr>
              <w:ind w:left="0"/>
              <w:jc w:val="center"/>
              <w:rPr>
                <w:i/>
              </w:rPr>
            </w:pPr>
            <w:proofErr w:type="spellStart"/>
            <w:r w:rsidRPr="00E57B48">
              <w:rPr>
                <w:i/>
              </w:rPr>
              <w:t>Macleania</w:t>
            </w:r>
            <w:proofErr w:type="spellEnd"/>
            <w:r w:rsidRPr="00E57B48">
              <w:rPr>
                <w:i/>
              </w:rPr>
              <w:t xml:space="preserve"> </w:t>
            </w:r>
            <w:proofErr w:type="spellStart"/>
            <w:r w:rsidRPr="00E57B48">
              <w:rPr>
                <w:i/>
              </w:rPr>
              <w:t>macrantha</w:t>
            </w:r>
            <w:proofErr w:type="spellEnd"/>
          </w:p>
        </w:tc>
        <w:tc>
          <w:tcPr>
            <w:tcW w:w="1170" w:type="dxa"/>
            <w:vAlign w:val="center"/>
          </w:tcPr>
          <w:p w14:paraId="432247EB" w14:textId="77777777" w:rsidR="00997809" w:rsidRDefault="00997809" w:rsidP="005E10FE">
            <w:pPr>
              <w:ind w:left="0"/>
              <w:jc w:val="center"/>
            </w:pPr>
            <w:r>
              <w:t>1</w:t>
            </w:r>
          </w:p>
        </w:tc>
        <w:tc>
          <w:tcPr>
            <w:tcW w:w="7108" w:type="dxa"/>
            <w:vAlign w:val="center"/>
          </w:tcPr>
          <w:p w14:paraId="152DD4DF" w14:textId="77777777" w:rsidR="00997809" w:rsidRDefault="00997809" w:rsidP="005E10FE">
            <w:pPr>
              <w:ind w:left="0"/>
              <w:jc w:val="center"/>
            </w:pPr>
            <w:r>
              <w:t>Taxonomic status of this record is uncertain. Incidental observations of this flower suggest hummingbird visitation, but no visual evidence.</w:t>
            </w:r>
          </w:p>
        </w:tc>
      </w:tr>
    </w:tbl>
    <w:p w14:paraId="75BFC7FC" w14:textId="77777777" w:rsidR="00997809" w:rsidRDefault="00997809" w:rsidP="00997809">
      <w:pPr>
        <w:tabs>
          <w:tab w:val="left" w:pos="2790"/>
        </w:tabs>
        <w:ind w:left="0"/>
      </w:pPr>
      <w:r>
        <w:br w:type="page"/>
      </w:r>
    </w:p>
    <w:p w14:paraId="596804C8" w14:textId="77777777" w:rsidR="00997809" w:rsidRDefault="00997809" w:rsidP="00997809">
      <w:pPr>
        <w:tabs>
          <w:tab w:val="left" w:pos="2790"/>
        </w:tabs>
        <w:ind w:left="0"/>
        <w:sectPr w:rsidR="00997809" w:rsidSect="00B17C2F">
          <w:pgSz w:w="12240" w:h="15840"/>
          <w:pgMar w:top="1440" w:right="1440" w:bottom="1440" w:left="1440" w:header="720" w:footer="720" w:gutter="0"/>
          <w:lnNumType w:countBy="1" w:restart="continuous"/>
          <w:cols w:space="720"/>
          <w:docGrid w:linePitch="360"/>
        </w:sectPr>
      </w:pPr>
    </w:p>
    <w:p w14:paraId="068C5EC7" w14:textId="77777777" w:rsidR="00997809" w:rsidRDefault="00997809" w:rsidP="00997809">
      <w:pPr>
        <w:tabs>
          <w:tab w:val="left" w:pos="2790"/>
        </w:tabs>
        <w:ind w:left="0"/>
      </w:pPr>
      <w:r>
        <w:lastRenderedPageBreak/>
        <w:t>Table S3. Hummingbird-plant interactions that had greater than a single flower piercing event. Piercing was defined as accessing nectar through inserting the bill through the back of the corolla. Ordered by total observations of piercing events.</w:t>
      </w:r>
    </w:p>
    <w:tbl>
      <w:tblPr>
        <w:tblStyle w:val="PlainTable21"/>
        <w:tblW w:w="8603" w:type="dxa"/>
        <w:tblLook w:val="0620" w:firstRow="1" w:lastRow="0" w:firstColumn="0" w:lastColumn="0" w:noHBand="1" w:noVBand="1"/>
      </w:tblPr>
      <w:tblGrid>
        <w:gridCol w:w="3668"/>
        <w:gridCol w:w="3508"/>
        <w:gridCol w:w="1427"/>
      </w:tblGrid>
      <w:tr w:rsidR="00997809" w:rsidRPr="005E2BC3" w14:paraId="442788F0" w14:textId="77777777" w:rsidTr="005E2BC3">
        <w:trPr>
          <w:cnfStyle w:val="100000000000" w:firstRow="1" w:lastRow="0" w:firstColumn="0" w:lastColumn="0" w:oddVBand="0" w:evenVBand="0" w:oddHBand="0" w:evenHBand="0" w:firstRowFirstColumn="0" w:firstRowLastColumn="0" w:lastRowFirstColumn="0" w:lastRowLastColumn="0"/>
          <w:trHeight w:val="275"/>
        </w:trPr>
        <w:tc>
          <w:tcPr>
            <w:tcW w:w="3668" w:type="dxa"/>
            <w:noWrap/>
            <w:hideMark/>
          </w:tcPr>
          <w:p w14:paraId="521C9DE8" w14:textId="77777777" w:rsidR="00997809" w:rsidRPr="005E2BC3" w:rsidRDefault="00997809" w:rsidP="00B17C2F">
            <w:pPr>
              <w:spacing w:before="0" w:after="0" w:line="240" w:lineRule="auto"/>
              <w:ind w:left="0"/>
              <w:contextualSpacing w:val="0"/>
              <w:jc w:val="center"/>
              <w:rPr>
                <w:rFonts w:ascii="Calibri" w:eastAsia="Times New Roman" w:hAnsi="Calibri"/>
                <w:b w:val="0"/>
                <w:color w:val="000000"/>
                <w:sz w:val="22"/>
                <w:szCs w:val="22"/>
              </w:rPr>
            </w:pPr>
            <w:r w:rsidRPr="005E2BC3">
              <w:rPr>
                <w:rFonts w:ascii="Calibri" w:eastAsia="Times New Roman" w:hAnsi="Calibri"/>
                <w:b w:val="0"/>
                <w:color w:val="000000"/>
                <w:sz w:val="22"/>
                <w:szCs w:val="22"/>
              </w:rPr>
              <w:t>Hummingbird</w:t>
            </w:r>
          </w:p>
        </w:tc>
        <w:tc>
          <w:tcPr>
            <w:tcW w:w="3508" w:type="dxa"/>
            <w:noWrap/>
            <w:hideMark/>
          </w:tcPr>
          <w:p w14:paraId="2EE2AE2A" w14:textId="77777777" w:rsidR="00997809" w:rsidRPr="005E2BC3" w:rsidRDefault="00997809" w:rsidP="00B17C2F">
            <w:pPr>
              <w:spacing w:before="0" w:after="0" w:line="240" w:lineRule="auto"/>
              <w:ind w:left="0"/>
              <w:contextualSpacing w:val="0"/>
              <w:jc w:val="center"/>
              <w:rPr>
                <w:rFonts w:ascii="Calibri" w:eastAsia="Times New Roman" w:hAnsi="Calibri"/>
                <w:b w:val="0"/>
                <w:color w:val="000000"/>
                <w:sz w:val="22"/>
                <w:szCs w:val="22"/>
              </w:rPr>
            </w:pPr>
            <w:r w:rsidRPr="005E2BC3">
              <w:rPr>
                <w:rFonts w:ascii="Calibri" w:eastAsia="Times New Roman" w:hAnsi="Calibri"/>
                <w:b w:val="0"/>
                <w:color w:val="000000"/>
                <w:sz w:val="22"/>
                <w:szCs w:val="22"/>
              </w:rPr>
              <w:t>Flower</w:t>
            </w:r>
          </w:p>
        </w:tc>
        <w:tc>
          <w:tcPr>
            <w:tcW w:w="1427" w:type="dxa"/>
            <w:noWrap/>
            <w:hideMark/>
          </w:tcPr>
          <w:p w14:paraId="494055C7" w14:textId="77777777" w:rsidR="00997809" w:rsidRPr="005E2BC3" w:rsidRDefault="00997809" w:rsidP="00B17C2F">
            <w:pPr>
              <w:spacing w:before="0" w:after="0" w:line="240" w:lineRule="auto"/>
              <w:ind w:left="0"/>
              <w:contextualSpacing w:val="0"/>
              <w:jc w:val="center"/>
              <w:rPr>
                <w:rFonts w:ascii="Calibri" w:eastAsia="Times New Roman" w:hAnsi="Calibri"/>
                <w:b w:val="0"/>
                <w:color w:val="000000"/>
                <w:sz w:val="22"/>
                <w:szCs w:val="22"/>
              </w:rPr>
            </w:pPr>
            <w:r w:rsidRPr="005E2BC3">
              <w:rPr>
                <w:rFonts w:ascii="Calibri" w:eastAsia="Times New Roman" w:hAnsi="Calibri"/>
                <w:b w:val="0"/>
                <w:color w:val="000000"/>
                <w:sz w:val="22"/>
                <w:szCs w:val="22"/>
              </w:rPr>
              <w:t>Piercing Events</w:t>
            </w:r>
          </w:p>
        </w:tc>
      </w:tr>
      <w:tr w:rsidR="00997809" w:rsidRPr="005E2BC3" w14:paraId="207818CB" w14:textId="77777777" w:rsidTr="005E2BC3">
        <w:trPr>
          <w:trHeight w:val="275"/>
        </w:trPr>
        <w:tc>
          <w:tcPr>
            <w:tcW w:w="3668" w:type="dxa"/>
            <w:noWrap/>
            <w:hideMark/>
          </w:tcPr>
          <w:p w14:paraId="3BBD2A44"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630B4CB1"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Glossoloma</w:t>
            </w:r>
            <w:proofErr w:type="spellEnd"/>
            <w:r w:rsidRPr="005E2BC3">
              <w:rPr>
                <w:rFonts w:ascii="Calibri" w:eastAsia="Times New Roman" w:hAnsi="Calibri"/>
                <w:i/>
                <w:color w:val="000000"/>
                <w:sz w:val="22"/>
                <w:szCs w:val="22"/>
              </w:rPr>
              <w:t xml:space="preserve"> purpureum</w:t>
            </w:r>
          </w:p>
        </w:tc>
        <w:tc>
          <w:tcPr>
            <w:tcW w:w="1427" w:type="dxa"/>
            <w:noWrap/>
            <w:hideMark/>
          </w:tcPr>
          <w:p w14:paraId="438A01E9"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56</w:t>
            </w:r>
          </w:p>
        </w:tc>
      </w:tr>
      <w:tr w:rsidR="00997809" w:rsidRPr="005E2BC3" w14:paraId="047EF222" w14:textId="77777777" w:rsidTr="005E2BC3">
        <w:trPr>
          <w:trHeight w:val="275"/>
        </w:trPr>
        <w:tc>
          <w:tcPr>
            <w:tcW w:w="3668" w:type="dxa"/>
            <w:noWrap/>
            <w:hideMark/>
          </w:tcPr>
          <w:p w14:paraId="3A5BF2B9"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747B67EA" w14:textId="7D297F52"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Columnea</w:t>
            </w:r>
            <w:proofErr w:type="spellEnd"/>
            <w:r w:rsidRPr="005E2BC3">
              <w:rPr>
                <w:rFonts w:ascii="Calibri" w:eastAsia="Times New Roman" w:hAnsi="Calibri"/>
                <w:i/>
                <w:color w:val="000000"/>
                <w:sz w:val="22"/>
                <w:szCs w:val="22"/>
              </w:rPr>
              <w:t xml:space="preserve"> </w:t>
            </w:r>
            <w:proofErr w:type="spellStart"/>
            <w:r w:rsidR="005E2BC3">
              <w:rPr>
                <w:rFonts w:ascii="Calibri" w:eastAsia="Times New Roman" w:hAnsi="Calibri"/>
                <w:i/>
                <w:color w:val="000000"/>
                <w:sz w:val="22"/>
                <w:szCs w:val="22"/>
              </w:rPr>
              <w:t>ciliata</w:t>
            </w:r>
            <w:proofErr w:type="spellEnd"/>
          </w:p>
        </w:tc>
        <w:tc>
          <w:tcPr>
            <w:tcW w:w="1427" w:type="dxa"/>
            <w:noWrap/>
            <w:hideMark/>
          </w:tcPr>
          <w:p w14:paraId="3D4E6B80"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24</w:t>
            </w:r>
          </w:p>
        </w:tc>
      </w:tr>
      <w:tr w:rsidR="00997809" w:rsidRPr="005E2BC3" w14:paraId="53DC52DC" w14:textId="77777777" w:rsidTr="005E2BC3">
        <w:trPr>
          <w:trHeight w:val="275"/>
        </w:trPr>
        <w:tc>
          <w:tcPr>
            <w:tcW w:w="3668" w:type="dxa"/>
            <w:noWrap/>
            <w:hideMark/>
          </w:tcPr>
          <w:p w14:paraId="151BB3A8"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62C7FB70"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Glossoloma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oblongicalyx</w:t>
            </w:r>
            <w:proofErr w:type="spellEnd"/>
          </w:p>
        </w:tc>
        <w:tc>
          <w:tcPr>
            <w:tcW w:w="1427" w:type="dxa"/>
            <w:noWrap/>
            <w:hideMark/>
          </w:tcPr>
          <w:p w14:paraId="2D05D580"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14</w:t>
            </w:r>
          </w:p>
        </w:tc>
      </w:tr>
      <w:tr w:rsidR="00997809" w:rsidRPr="005E2BC3" w14:paraId="7F8BED06" w14:textId="77777777" w:rsidTr="005E2BC3">
        <w:trPr>
          <w:trHeight w:val="275"/>
        </w:trPr>
        <w:tc>
          <w:tcPr>
            <w:tcW w:w="3668" w:type="dxa"/>
            <w:noWrap/>
            <w:hideMark/>
          </w:tcPr>
          <w:p w14:paraId="4663A713"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780D65FB"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Columnea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kucyniakii</w:t>
            </w:r>
            <w:proofErr w:type="spellEnd"/>
          </w:p>
        </w:tc>
        <w:tc>
          <w:tcPr>
            <w:tcW w:w="1427" w:type="dxa"/>
            <w:noWrap/>
            <w:hideMark/>
          </w:tcPr>
          <w:p w14:paraId="350E4578"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13</w:t>
            </w:r>
          </w:p>
        </w:tc>
      </w:tr>
      <w:tr w:rsidR="00997809" w:rsidRPr="005E2BC3" w14:paraId="1C78F493" w14:textId="77777777" w:rsidTr="005E2BC3">
        <w:trPr>
          <w:trHeight w:val="275"/>
        </w:trPr>
        <w:tc>
          <w:tcPr>
            <w:tcW w:w="3668" w:type="dxa"/>
            <w:noWrap/>
            <w:hideMark/>
          </w:tcPr>
          <w:p w14:paraId="3610F69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43D1D38E"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 xml:space="preserve">Fuchsia </w:t>
            </w:r>
            <w:proofErr w:type="spellStart"/>
            <w:r w:rsidRPr="005E2BC3">
              <w:rPr>
                <w:rFonts w:ascii="Calibri" w:eastAsia="Times New Roman" w:hAnsi="Calibri"/>
                <w:i/>
                <w:color w:val="000000"/>
                <w:sz w:val="22"/>
                <w:szCs w:val="22"/>
              </w:rPr>
              <w:t>macrostigma</w:t>
            </w:r>
            <w:proofErr w:type="spellEnd"/>
          </w:p>
        </w:tc>
        <w:tc>
          <w:tcPr>
            <w:tcW w:w="1427" w:type="dxa"/>
            <w:noWrap/>
            <w:hideMark/>
          </w:tcPr>
          <w:p w14:paraId="63ADC55A"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13</w:t>
            </w:r>
          </w:p>
        </w:tc>
      </w:tr>
      <w:tr w:rsidR="00997809" w:rsidRPr="005E2BC3" w14:paraId="1323D6C1" w14:textId="77777777" w:rsidTr="005E2BC3">
        <w:trPr>
          <w:trHeight w:val="275"/>
        </w:trPr>
        <w:tc>
          <w:tcPr>
            <w:tcW w:w="3668" w:type="dxa"/>
            <w:noWrap/>
            <w:hideMark/>
          </w:tcPr>
          <w:p w14:paraId="674B6DF0"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53C5756A"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Mezobromelia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capituligera</w:t>
            </w:r>
            <w:proofErr w:type="spellEnd"/>
          </w:p>
        </w:tc>
        <w:tc>
          <w:tcPr>
            <w:tcW w:w="1427" w:type="dxa"/>
            <w:noWrap/>
            <w:hideMark/>
          </w:tcPr>
          <w:p w14:paraId="59364C8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11</w:t>
            </w:r>
          </w:p>
        </w:tc>
      </w:tr>
      <w:tr w:rsidR="00997809" w:rsidRPr="005E2BC3" w14:paraId="7E352A67" w14:textId="77777777" w:rsidTr="005E2BC3">
        <w:trPr>
          <w:trHeight w:val="275"/>
        </w:trPr>
        <w:tc>
          <w:tcPr>
            <w:tcW w:w="3668" w:type="dxa"/>
            <w:noWrap/>
            <w:hideMark/>
          </w:tcPr>
          <w:p w14:paraId="60F2648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4E088F80"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Centropogon</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solanifolius</w:t>
            </w:r>
            <w:proofErr w:type="spellEnd"/>
          </w:p>
        </w:tc>
        <w:tc>
          <w:tcPr>
            <w:tcW w:w="1427" w:type="dxa"/>
            <w:noWrap/>
            <w:hideMark/>
          </w:tcPr>
          <w:p w14:paraId="3975FB44"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9</w:t>
            </w:r>
          </w:p>
        </w:tc>
      </w:tr>
      <w:tr w:rsidR="00997809" w:rsidRPr="005E2BC3" w14:paraId="57E545A4" w14:textId="77777777" w:rsidTr="005E2BC3">
        <w:trPr>
          <w:trHeight w:val="275"/>
        </w:trPr>
        <w:tc>
          <w:tcPr>
            <w:tcW w:w="3668" w:type="dxa"/>
            <w:noWrap/>
            <w:hideMark/>
          </w:tcPr>
          <w:p w14:paraId="58A8B54A"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5B3FCC18"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Kohleria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affinis</w:t>
            </w:r>
            <w:proofErr w:type="spellEnd"/>
          </w:p>
        </w:tc>
        <w:tc>
          <w:tcPr>
            <w:tcW w:w="1427" w:type="dxa"/>
            <w:noWrap/>
            <w:hideMark/>
          </w:tcPr>
          <w:p w14:paraId="3985AA5B"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9</w:t>
            </w:r>
          </w:p>
        </w:tc>
      </w:tr>
      <w:tr w:rsidR="00997809" w:rsidRPr="005E2BC3" w14:paraId="5316E9AE" w14:textId="77777777" w:rsidTr="005E2BC3">
        <w:trPr>
          <w:trHeight w:val="275"/>
        </w:trPr>
        <w:tc>
          <w:tcPr>
            <w:tcW w:w="3668" w:type="dxa"/>
            <w:noWrap/>
            <w:hideMark/>
          </w:tcPr>
          <w:p w14:paraId="11AD8397"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489DF79F"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Columnea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picta</w:t>
            </w:r>
            <w:proofErr w:type="spellEnd"/>
          </w:p>
        </w:tc>
        <w:tc>
          <w:tcPr>
            <w:tcW w:w="1427" w:type="dxa"/>
            <w:noWrap/>
            <w:hideMark/>
          </w:tcPr>
          <w:p w14:paraId="6F315857"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7</w:t>
            </w:r>
          </w:p>
        </w:tc>
      </w:tr>
      <w:tr w:rsidR="00997809" w:rsidRPr="005E2BC3" w14:paraId="6E347D14" w14:textId="77777777" w:rsidTr="005E2BC3">
        <w:trPr>
          <w:trHeight w:val="275"/>
        </w:trPr>
        <w:tc>
          <w:tcPr>
            <w:tcW w:w="3668" w:type="dxa"/>
            <w:noWrap/>
            <w:hideMark/>
          </w:tcPr>
          <w:p w14:paraId="310F9D97"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3F1D7A7B"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Columnea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mastersonii</w:t>
            </w:r>
            <w:proofErr w:type="spellEnd"/>
          </w:p>
        </w:tc>
        <w:tc>
          <w:tcPr>
            <w:tcW w:w="1427" w:type="dxa"/>
            <w:noWrap/>
            <w:hideMark/>
          </w:tcPr>
          <w:p w14:paraId="68F0853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5</w:t>
            </w:r>
          </w:p>
        </w:tc>
      </w:tr>
      <w:tr w:rsidR="00997809" w:rsidRPr="005E2BC3" w14:paraId="5F807B64" w14:textId="77777777" w:rsidTr="005E2BC3">
        <w:trPr>
          <w:trHeight w:val="275"/>
        </w:trPr>
        <w:tc>
          <w:tcPr>
            <w:tcW w:w="3668" w:type="dxa"/>
            <w:noWrap/>
            <w:hideMark/>
          </w:tcPr>
          <w:p w14:paraId="6EAF5522"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5761F6B5"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Columnea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picta</w:t>
            </w:r>
            <w:proofErr w:type="spellEnd"/>
          </w:p>
        </w:tc>
        <w:tc>
          <w:tcPr>
            <w:tcW w:w="1427" w:type="dxa"/>
            <w:noWrap/>
            <w:hideMark/>
          </w:tcPr>
          <w:p w14:paraId="6442533F"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4</w:t>
            </w:r>
          </w:p>
        </w:tc>
      </w:tr>
      <w:tr w:rsidR="00997809" w:rsidRPr="005E2BC3" w14:paraId="213F8427" w14:textId="77777777" w:rsidTr="005E2BC3">
        <w:trPr>
          <w:trHeight w:val="275"/>
        </w:trPr>
        <w:tc>
          <w:tcPr>
            <w:tcW w:w="3668" w:type="dxa"/>
            <w:noWrap/>
            <w:hideMark/>
          </w:tcPr>
          <w:p w14:paraId="5F0A8D8F"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32E585CF"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Palicourea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acetosoides</w:t>
            </w:r>
            <w:proofErr w:type="spellEnd"/>
          </w:p>
        </w:tc>
        <w:tc>
          <w:tcPr>
            <w:tcW w:w="1427" w:type="dxa"/>
            <w:noWrap/>
            <w:hideMark/>
          </w:tcPr>
          <w:p w14:paraId="2A4B2E64"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4</w:t>
            </w:r>
          </w:p>
        </w:tc>
      </w:tr>
      <w:tr w:rsidR="00997809" w:rsidRPr="005E2BC3" w14:paraId="34410652" w14:textId="77777777" w:rsidTr="005E2BC3">
        <w:trPr>
          <w:trHeight w:val="275"/>
        </w:trPr>
        <w:tc>
          <w:tcPr>
            <w:tcW w:w="3668" w:type="dxa"/>
            <w:noWrap/>
            <w:hideMark/>
          </w:tcPr>
          <w:p w14:paraId="1CBD8D22"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2EDC1756"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Columnea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strigosa</w:t>
            </w:r>
            <w:proofErr w:type="spellEnd"/>
          </w:p>
        </w:tc>
        <w:tc>
          <w:tcPr>
            <w:tcW w:w="1427" w:type="dxa"/>
            <w:noWrap/>
            <w:hideMark/>
          </w:tcPr>
          <w:p w14:paraId="4C780AB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3</w:t>
            </w:r>
          </w:p>
        </w:tc>
      </w:tr>
      <w:tr w:rsidR="00997809" w:rsidRPr="005E2BC3" w14:paraId="3665271A" w14:textId="77777777" w:rsidTr="005E2BC3">
        <w:trPr>
          <w:trHeight w:val="275"/>
        </w:trPr>
        <w:tc>
          <w:tcPr>
            <w:tcW w:w="3668" w:type="dxa"/>
            <w:noWrap/>
            <w:hideMark/>
          </w:tcPr>
          <w:p w14:paraId="3D9C55D3"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proofErr w:type="spellStart"/>
            <w:r w:rsidRPr="005E2BC3">
              <w:rPr>
                <w:rFonts w:ascii="Calibri" w:eastAsia="Times New Roman" w:hAnsi="Calibri"/>
                <w:color w:val="000000"/>
                <w:sz w:val="22"/>
                <w:szCs w:val="22"/>
              </w:rPr>
              <w:t>Gorgeted</w:t>
            </w:r>
            <w:proofErr w:type="spellEnd"/>
            <w:r w:rsidRPr="005E2BC3">
              <w:rPr>
                <w:rFonts w:ascii="Calibri" w:eastAsia="Times New Roman" w:hAnsi="Calibri"/>
                <w:color w:val="000000"/>
                <w:sz w:val="22"/>
                <w:szCs w:val="22"/>
              </w:rPr>
              <w:t xml:space="preserve"> </w:t>
            </w:r>
            <w:proofErr w:type="spellStart"/>
            <w:r w:rsidRPr="005E2BC3">
              <w:rPr>
                <w:rFonts w:ascii="Calibri" w:eastAsia="Times New Roman" w:hAnsi="Calibri"/>
                <w:color w:val="000000"/>
                <w:sz w:val="22"/>
                <w:szCs w:val="22"/>
              </w:rPr>
              <w:t>Sunangel</w:t>
            </w:r>
            <w:proofErr w:type="spellEnd"/>
          </w:p>
        </w:tc>
        <w:tc>
          <w:tcPr>
            <w:tcW w:w="3508" w:type="dxa"/>
            <w:noWrap/>
            <w:hideMark/>
          </w:tcPr>
          <w:p w14:paraId="319557EB"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Drymonia</w:t>
            </w:r>
            <w:proofErr w:type="spellEnd"/>
            <w:r w:rsidRPr="005E2BC3">
              <w:rPr>
                <w:rFonts w:ascii="Calibri" w:eastAsia="Times New Roman" w:hAnsi="Calibri"/>
                <w:i/>
                <w:color w:val="000000"/>
                <w:sz w:val="22"/>
                <w:szCs w:val="22"/>
              </w:rPr>
              <w:t xml:space="preserve"> tenuis</w:t>
            </w:r>
          </w:p>
        </w:tc>
        <w:tc>
          <w:tcPr>
            <w:tcW w:w="1427" w:type="dxa"/>
            <w:noWrap/>
            <w:hideMark/>
          </w:tcPr>
          <w:p w14:paraId="495AAB29"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29E1624F" w14:textId="77777777" w:rsidTr="005E2BC3">
        <w:trPr>
          <w:trHeight w:val="275"/>
        </w:trPr>
        <w:tc>
          <w:tcPr>
            <w:tcW w:w="3668" w:type="dxa"/>
            <w:noWrap/>
            <w:hideMark/>
          </w:tcPr>
          <w:p w14:paraId="6199D6CD"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proofErr w:type="spellStart"/>
            <w:r w:rsidRPr="005E2BC3">
              <w:rPr>
                <w:rFonts w:ascii="Calibri" w:eastAsia="Times New Roman" w:hAnsi="Calibri"/>
                <w:color w:val="000000"/>
                <w:sz w:val="22"/>
                <w:szCs w:val="22"/>
              </w:rPr>
              <w:t>Gorgeted</w:t>
            </w:r>
            <w:proofErr w:type="spellEnd"/>
            <w:r w:rsidRPr="005E2BC3">
              <w:rPr>
                <w:rFonts w:ascii="Calibri" w:eastAsia="Times New Roman" w:hAnsi="Calibri"/>
                <w:color w:val="000000"/>
                <w:sz w:val="22"/>
                <w:szCs w:val="22"/>
              </w:rPr>
              <w:t xml:space="preserve"> </w:t>
            </w:r>
            <w:proofErr w:type="spellStart"/>
            <w:r w:rsidRPr="005E2BC3">
              <w:rPr>
                <w:rFonts w:ascii="Calibri" w:eastAsia="Times New Roman" w:hAnsi="Calibri"/>
                <w:color w:val="000000"/>
                <w:sz w:val="22"/>
                <w:szCs w:val="22"/>
              </w:rPr>
              <w:t>Sunangel</w:t>
            </w:r>
            <w:proofErr w:type="spellEnd"/>
          </w:p>
        </w:tc>
        <w:tc>
          <w:tcPr>
            <w:tcW w:w="3508" w:type="dxa"/>
            <w:noWrap/>
            <w:hideMark/>
          </w:tcPr>
          <w:p w14:paraId="65D265D0"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Macleania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bullata</w:t>
            </w:r>
            <w:proofErr w:type="spellEnd"/>
          </w:p>
        </w:tc>
        <w:tc>
          <w:tcPr>
            <w:tcW w:w="1427" w:type="dxa"/>
            <w:noWrap/>
            <w:hideMark/>
          </w:tcPr>
          <w:p w14:paraId="5398D99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74714C76" w14:textId="77777777" w:rsidTr="005E2BC3">
        <w:trPr>
          <w:trHeight w:val="275"/>
        </w:trPr>
        <w:tc>
          <w:tcPr>
            <w:tcW w:w="3668" w:type="dxa"/>
            <w:noWrap/>
            <w:hideMark/>
          </w:tcPr>
          <w:p w14:paraId="4685375B"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Speckled Hummingbird</w:t>
            </w:r>
          </w:p>
        </w:tc>
        <w:tc>
          <w:tcPr>
            <w:tcW w:w="3508" w:type="dxa"/>
            <w:noWrap/>
            <w:hideMark/>
          </w:tcPr>
          <w:p w14:paraId="7FA982E9"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Glossoloma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oblongicalyx</w:t>
            </w:r>
            <w:proofErr w:type="spellEnd"/>
          </w:p>
        </w:tc>
        <w:tc>
          <w:tcPr>
            <w:tcW w:w="1427" w:type="dxa"/>
            <w:noWrap/>
            <w:hideMark/>
          </w:tcPr>
          <w:p w14:paraId="25101138"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1AD3CBC9" w14:textId="77777777" w:rsidTr="005E2BC3">
        <w:trPr>
          <w:trHeight w:val="275"/>
        </w:trPr>
        <w:tc>
          <w:tcPr>
            <w:tcW w:w="3668" w:type="dxa"/>
            <w:noWrap/>
            <w:hideMark/>
          </w:tcPr>
          <w:p w14:paraId="398F30C5"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454ED09B"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Heliconia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griggsiana</w:t>
            </w:r>
            <w:proofErr w:type="spellEnd"/>
          </w:p>
        </w:tc>
        <w:tc>
          <w:tcPr>
            <w:tcW w:w="1427" w:type="dxa"/>
            <w:noWrap/>
            <w:hideMark/>
          </w:tcPr>
          <w:p w14:paraId="7BA59861"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4EAA1C13" w14:textId="77777777" w:rsidTr="005E2BC3">
        <w:trPr>
          <w:trHeight w:val="275"/>
        </w:trPr>
        <w:tc>
          <w:tcPr>
            <w:tcW w:w="3668" w:type="dxa"/>
            <w:noWrap/>
            <w:hideMark/>
          </w:tcPr>
          <w:p w14:paraId="4A3D8BF3"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Stripe-throated Hermit</w:t>
            </w:r>
          </w:p>
        </w:tc>
        <w:tc>
          <w:tcPr>
            <w:tcW w:w="3508" w:type="dxa"/>
            <w:noWrap/>
            <w:hideMark/>
          </w:tcPr>
          <w:p w14:paraId="362ED061"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 xml:space="preserve">Salvia </w:t>
            </w:r>
            <w:proofErr w:type="spellStart"/>
            <w:r w:rsidRPr="005E2BC3">
              <w:rPr>
                <w:rFonts w:ascii="Calibri" w:eastAsia="Times New Roman" w:hAnsi="Calibri"/>
                <w:i/>
                <w:color w:val="000000"/>
                <w:sz w:val="22"/>
                <w:szCs w:val="22"/>
              </w:rPr>
              <w:t>quitensis</w:t>
            </w:r>
            <w:proofErr w:type="spellEnd"/>
          </w:p>
        </w:tc>
        <w:tc>
          <w:tcPr>
            <w:tcW w:w="1427" w:type="dxa"/>
            <w:noWrap/>
            <w:hideMark/>
          </w:tcPr>
          <w:p w14:paraId="3CFCF0AE"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54DB5183" w14:textId="77777777" w:rsidTr="005E2BC3">
        <w:trPr>
          <w:trHeight w:val="275"/>
        </w:trPr>
        <w:tc>
          <w:tcPr>
            <w:tcW w:w="3668" w:type="dxa"/>
            <w:noWrap/>
            <w:hideMark/>
          </w:tcPr>
          <w:p w14:paraId="6F03EF13"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04F79482"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Alloplectus</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tetragonoides</w:t>
            </w:r>
            <w:proofErr w:type="spellEnd"/>
          </w:p>
        </w:tc>
        <w:tc>
          <w:tcPr>
            <w:tcW w:w="1427" w:type="dxa"/>
            <w:noWrap/>
            <w:hideMark/>
          </w:tcPr>
          <w:p w14:paraId="2908E238"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5F57563A" w14:textId="77777777" w:rsidTr="005E2BC3">
        <w:trPr>
          <w:trHeight w:val="275"/>
        </w:trPr>
        <w:tc>
          <w:tcPr>
            <w:tcW w:w="3668" w:type="dxa"/>
            <w:noWrap/>
            <w:hideMark/>
          </w:tcPr>
          <w:p w14:paraId="7CD30041"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45BDAC82" w14:textId="5CE941F5"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Columnea</w:t>
            </w:r>
            <w:proofErr w:type="spellEnd"/>
            <w:r w:rsidRPr="005E2BC3">
              <w:rPr>
                <w:rFonts w:ascii="Calibri" w:eastAsia="Times New Roman" w:hAnsi="Calibri"/>
                <w:i/>
                <w:color w:val="000000"/>
                <w:sz w:val="22"/>
                <w:szCs w:val="22"/>
              </w:rPr>
              <w:t xml:space="preserve"> </w:t>
            </w:r>
            <w:proofErr w:type="spellStart"/>
            <w:r w:rsidR="0081208E">
              <w:rPr>
                <w:rFonts w:ascii="Calibri" w:eastAsia="Times New Roman" w:hAnsi="Calibri"/>
                <w:i/>
                <w:color w:val="000000"/>
                <w:sz w:val="22"/>
                <w:szCs w:val="22"/>
              </w:rPr>
              <w:t>ciliata</w:t>
            </w:r>
            <w:proofErr w:type="spellEnd"/>
          </w:p>
        </w:tc>
        <w:tc>
          <w:tcPr>
            <w:tcW w:w="1427" w:type="dxa"/>
            <w:noWrap/>
            <w:hideMark/>
          </w:tcPr>
          <w:p w14:paraId="188FCA7A"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3F6FFDFA" w14:textId="77777777" w:rsidTr="005E2BC3">
        <w:trPr>
          <w:trHeight w:val="275"/>
        </w:trPr>
        <w:tc>
          <w:tcPr>
            <w:tcW w:w="3668" w:type="dxa"/>
            <w:noWrap/>
            <w:hideMark/>
          </w:tcPr>
          <w:p w14:paraId="3493D9D8"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27190717"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Pitcairnia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sodiroi</w:t>
            </w:r>
            <w:proofErr w:type="spellEnd"/>
          </w:p>
        </w:tc>
        <w:tc>
          <w:tcPr>
            <w:tcW w:w="1427" w:type="dxa"/>
            <w:noWrap/>
            <w:hideMark/>
          </w:tcPr>
          <w:p w14:paraId="0631CC1C"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4E663824" w14:textId="77777777" w:rsidTr="005E2BC3">
        <w:trPr>
          <w:trHeight w:val="275"/>
        </w:trPr>
        <w:tc>
          <w:tcPr>
            <w:tcW w:w="3668" w:type="dxa"/>
            <w:noWrap/>
            <w:hideMark/>
          </w:tcPr>
          <w:p w14:paraId="466F3550"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Violet-tailed Sylph</w:t>
            </w:r>
          </w:p>
        </w:tc>
        <w:tc>
          <w:tcPr>
            <w:tcW w:w="3508" w:type="dxa"/>
            <w:noWrap/>
            <w:hideMark/>
          </w:tcPr>
          <w:p w14:paraId="335D2192"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proofErr w:type="spellStart"/>
            <w:r w:rsidRPr="005E2BC3">
              <w:rPr>
                <w:rFonts w:ascii="Calibri" w:eastAsia="Times New Roman" w:hAnsi="Calibri"/>
                <w:i/>
                <w:color w:val="000000"/>
                <w:sz w:val="22"/>
                <w:szCs w:val="22"/>
              </w:rPr>
              <w:t>Psammisia</w:t>
            </w:r>
            <w:proofErr w:type="spellEnd"/>
            <w:r w:rsidRPr="005E2BC3">
              <w:rPr>
                <w:rFonts w:ascii="Calibri" w:eastAsia="Times New Roman" w:hAnsi="Calibri"/>
                <w:i/>
                <w:color w:val="000000"/>
                <w:sz w:val="22"/>
                <w:szCs w:val="22"/>
              </w:rPr>
              <w:t xml:space="preserve"> </w:t>
            </w:r>
            <w:proofErr w:type="spellStart"/>
            <w:r w:rsidRPr="005E2BC3">
              <w:rPr>
                <w:rFonts w:ascii="Calibri" w:eastAsia="Times New Roman" w:hAnsi="Calibri"/>
                <w:i/>
                <w:color w:val="000000"/>
                <w:sz w:val="22"/>
                <w:szCs w:val="22"/>
              </w:rPr>
              <w:t>ulbrichiana</w:t>
            </w:r>
            <w:proofErr w:type="spellEnd"/>
          </w:p>
        </w:tc>
        <w:tc>
          <w:tcPr>
            <w:tcW w:w="1427" w:type="dxa"/>
            <w:noWrap/>
            <w:hideMark/>
          </w:tcPr>
          <w:p w14:paraId="16DD99E9"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r w:rsidR="00997809" w:rsidRPr="005E2BC3" w14:paraId="57CDE1CE" w14:textId="77777777" w:rsidTr="005E2BC3">
        <w:trPr>
          <w:trHeight w:val="275"/>
        </w:trPr>
        <w:tc>
          <w:tcPr>
            <w:tcW w:w="3668" w:type="dxa"/>
            <w:noWrap/>
            <w:hideMark/>
          </w:tcPr>
          <w:p w14:paraId="42849545"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Wedge-billed Hummingbird</w:t>
            </w:r>
          </w:p>
        </w:tc>
        <w:tc>
          <w:tcPr>
            <w:tcW w:w="3508" w:type="dxa"/>
            <w:noWrap/>
            <w:hideMark/>
          </w:tcPr>
          <w:p w14:paraId="735F49E3" w14:textId="77777777" w:rsidR="00997809" w:rsidRPr="005E2BC3" w:rsidRDefault="00997809" w:rsidP="00B17C2F">
            <w:pPr>
              <w:spacing w:before="0" w:after="0" w:line="240" w:lineRule="auto"/>
              <w:ind w:left="0"/>
              <w:contextualSpacing w:val="0"/>
              <w:jc w:val="center"/>
              <w:rPr>
                <w:rFonts w:ascii="Calibri" w:eastAsia="Times New Roman" w:hAnsi="Calibri"/>
                <w:i/>
                <w:color w:val="000000"/>
                <w:sz w:val="22"/>
                <w:szCs w:val="22"/>
              </w:rPr>
            </w:pPr>
            <w:r w:rsidRPr="005E2BC3">
              <w:rPr>
                <w:rFonts w:ascii="Calibri" w:eastAsia="Times New Roman" w:hAnsi="Calibri"/>
                <w:i/>
                <w:color w:val="000000"/>
                <w:sz w:val="22"/>
                <w:szCs w:val="22"/>
              </w:rPr>
              <w:t xml:space="preserve">Fuchsia </w:t>
            </w:r>
            <w:proofErr w:type="spellStart"/>
            <w:r w:rsidRPr="005E2BC3">
              <w:rPr>
                <w:rFonts w:ascii="Calibri" w:eastAsia="Times New Roman" w:hAnsi="Calibri"/>
                <w:i/>
                <w:color w:val="000000"/>
                <w:sz w:val="22"/>
                <w:szCs w:val="22"/>
              </w:rPr>
              <w:t>macrostigma</w:t>
            </w:r>
            <w:proofErr w:type="spellEnd"/>
          </w:p>
        </w:tc>
        <w:tc>
          <w:tcPr>
            <w:tcW w:w="1427" w:type="dxa"/>
            <w:noWrap/>
            <w:hideMark/>
          </w:tcPr>
          <w:p w14:paraId="29A270CB" w14:textId="77777777" w:rsidR="00997809" w:rsidRPr="005E2BC3" w:rsidRDefault="00997809" w:rsidP="00B17C2F">
            <w:pPr>
              <w:spacing w:before="0" w:after="0" w:line="240" w:lineRule="auto"/>
              <w:ind w:left="0"/>
              <w:contextualSpacing w:val="0"/>
              <w:jc w:val="center"/>
              <w:rPr>
                <w:rFonts w:ascii="Calibri" w:eastAsia="Times New Roman" w:hAnsi="Calibri"/>
                <w:color w:val="000000"/>
                <w:sz w:val="22"/>
                <w:szCs w:val="22"/>
              </w:rPr>
            </w:pPr>
            <w:r w:rsidRPr="005E2BC3">
              <w:rPr>
                <w:rFonts w:ascii="Calibri" w:eastAsia="Times New Roman" w:hAnsi="Calibri"/>
                <w:color w:val="000000"/>
                <w:sz w:val="22"/>
                <w:szCs w:val="22"/>
              </w:rPr>
              <w:t>2</w:t>
            </w:r>
          </w:p>
        </w:tc>
      </w:tr>
    </w:tbl>
    <w:p w14:paraId="4526EA83" w14:textId="77777777" w:rsidR="00997809" w:rsidRPr="00C14570" w:rsidRDefault="00997809" w:rsidP="00997809">
      <w:pPr>
        <w:tabs>
          <w:tab w:val="left" w:pos="2790"/>
        </w:tabs>
        <w:ind w:left="0"/>
      </w:pPr>
      <w:r w:rsidRPr="00C14570">
        <w:br w:type="page"/>
      </w:r>
    </w:p>
    <w:p w14:paraId="00FF8201" w14:textId="77777777" w:rsidR="00997809" w:rsidRPr="00C14570" w:rsidRDefault="00997809" w:rsidP="00997809">
      <w:pPr>
        <w:pStyle w:val="Heading1"/>
      </w:pPr>
      <w:r w:rsidRPr="00C14570">
        <w:lastRenderedPageBreak/>
        <w:t>Acknowledgements</w:t>
      </w:r>
    </w:p>
    <w:p w14:paraId="652B0EBE" w14:textId="77777777" w:rsidR="00997809" w:rsidRPr="00C14570" w:rsidRDefault="00997809" w:rsidP="00997809">
      <w:pPr>
        <w:ind w:left="0"/>
      </w:pPr>
      <w:r w:rsidRPr="00C14570">
        <w:t>Holger Beck and Nelly Muñoz were instrumental in collecting phenology and interaction data. We would like to thank the tropical botany community for lending expertise in identifications, J. Clark (</w:t>
      </w:r>
      <w:proofErr w:type="spellStart"/>
      <w:r w:rsidRPr="00AC7BC7">
        <w:t>Gesneriaceae</w:t>
      </w:r>
      <w:proofErr w:type="spellEnd"/>
      <w:r w:rsidRPr="00C14570">
        <w:t>), C. Taylor (</w:t>
      </w:r>
      <w:proofErr w:type="spellStart"/>
      <w:r w:rsidRPr="00C14570">
        <w:t>Rubiaceae</w:t>
      </w:r>
      <w:proofErr w:type="spellEnd"/>
      <w:r w:rsidRPr="00C14570">
        <w:t>), and P. Pedraza (</w:t>
      </w:r>
      <w:proofErr w:type="spellStart"/>
      <w:r w:rsidRPr="00C14570">
        <w:t>Ericaceae</w:t>
      </w:r>
      <w:proofErr w:type="spellEnd"/>
      <w:r w:rsidRPr="00C14570">
        <w:t xml:space="preserve">) were especially </w:t>
      </w:r>
      <w:r>
        <w:t>helpful</w:t>
      </w:r>
      <w:r w:rsidRPr="00C14570">
        <w:t xml:space="preserve"> with difficult identifications. We thank the families of </w:t>
      </w:r>
      <w:proofErr w:type="spellStart"/>
      <w:r w:rsidRPr="00C14570">
        <w:t>Maquipucuna</w:t>
      </w:r>
      <w:proofErr w:type="spellEnd"/>
      <w:r w:rsidRPr="00C14570">
        <w:t xml:space="preserve"> and Santa Lucia Reserves for their hospitality and assistance in fieldwork. BGW is supported by a NSF Graduate Research Fellowship. Fieldwork was supported by a National Geographic Committee for Science and Exploration Grant to CHG (#9382-13). The authors declare no conflicts of interest.</w:t>
      </w:r>
    </w:p>
    <w:p w14:paraId="3FE17993" w14:textId="77777777" w:rsidR="00997809" w:rsidRPr="00C14570" w:rsidRDefault="00997809" w:rsidP="00997809">
      <w:pPr>
        <w:ind w:left="0"/>
        <w:rPr>
          <w:b/>
        </w:rPr>
      </w:pPr>
      <w:r w:rsidRPr="00C14570">
        <w:rPr>
          <w:b/>
        </w:rPr>
        <w:t>Appendices and Data Availability</w:t>
      </w:r>
    </w:p>
    <w:p w14:paraId="072C153A" w14:textId="28A1AF21" w:rsidR="00B17C2F" w:rsidRDefault="00997809" w:rsidP="00ED373F">
      <w:pPr>
        <w:ind w:left="0"/>
      </w:pPr>
      <w:r w:rsidRPr="00C14570">
        <w:t xml:space="preserve">All data, R code, and analysis can be found in reproducible documents at </w:t>
      </w:r>
      <w:hyperlink r:id="rId20" w:history="1">
        <w:r w:rsidRPr="0085237A">
          <w:rPr>
            <w:rStyle w:val="Hyperlink"/>
          </w:rPr>
          <w:t>http://bw4sz.github.io/NetworkPredict/</w:t>
        </w:r>
      </w:hyperlink>
      <w:r w:rsidRPr="00C14570">
        <w:t xml:space="preserve">. </w:t>
      </w:r>
    </w:p>
    <w:sectPr w:rsidR="00B17C2F" w:rsidSect="00B17C2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Catherine Graham" w:date="2016-12-06T11:27:00Z" w:initials="CG">
    <w:p w14:paraId="6CB9D919" w14:textId="4A75FBA2" w:rsidR="007F0E12" w:rsidRDefault="007F0E12">
      <w:pPr>
        <w:pStyle w:val="CommentText"/>
      </w:pPr>
      <w:r>
        <w:rPr>
          <w:rStyle w:val="CommentReference"/>
        </w:rPr>
        <w:annotationRef/>
      </w:r>
      <w:r>
        <w:t xml:space="preserve">Edited so structure was distinct from previous </w:t>
      </w:r>
      <w:proofErr w:type="spellStart"/>
      <w:r>
        <w:t>sentene</w:t>
      </w:r>
      <w:proofErr w:type="spellEnd"/>
    </w:p>
  </w:comment>
  <w:comment w:id="114" w:author="Catherine Graham" w:date="2016-12-06T11:27:00Z" w:initials="CG">
    <w:p w14:paraId="0404DA31" w14:textId="7575E498" w:rsidR="00A443DC" w:rsidRDefault="00A443DC">
      <w:pPr>
        <w:pStyle w:val="CommentText"/>
      </w:pPr>
      <w:r>
        <w:rPr>
          <w:rStyle w:val="CommentReference"/>
        </w:rPr>
        <w:annotationRef/>
      </w:r>
      <w:r>
        <w:t>Do you need to spell this out?  Why not 3 arrows and the niche overlap the same size graph and directly below each?</w:t>
      </w:r>
    </w:p>
  </w:comment>
  <w:comment w:id="118" w:author="Catherine Graham" w:date="2016-12-06T11:27:00Z" w:initials="CG">
    <w:p w14:paraId="0DA1363D" w14:textId="77777777" w:rsidR="00697B15" w:rsidRDefault="00697B15">
      <w:pPr>
        <w:pStyle w:val="CommentText"/>
      </w:pPr>
      <w:r>
        <w:rPr>
          <w:rStyle w:val="CommentReference"/>
        </w:rPr>
        <w:annotationRef/>
      </w:r>
      <w:r>
        <w:t>Not clear what this is based on the figure… can you say “hierarchical N- mixture model” or somehow indicate in the figure what is the observation model?  If I remember correctly they were a bit unhappy about the clarity of legends.</w:t>
      </w:r>
    </w:p>
    <w:p w14:paraId="2C5E8950" w14:textId="77777777" w:rsidR="00697B15" w:rsidRDefault="00697B15">
      <w:pPr>
        <w:pStyle w:val="CommentText"/>
      </w:pPr>
    </w:p>
    <w:p w14:paraId="71070986" w14:textId="1A05F8D3" w:rsidR="00697B15" w:rsidRDefault="00697B15">
      <w:pPr>
        <w:pStyle w:val="CommentText"/>
      </w:pPr>
      <w:r>
        <w:t>You never mention network properties so it isn’t clear what this is –</w:t>
      </w:r>
      <w:r w:rsidR="00A443DC">
        <w:t xml:space="preserve"> delete</w:t>
      </w:r>
      <w:r>
        <w:t>?  Also I t</w:t>
      </w:r>
      <w:r w:rsidR="00A443DC">
        <w:t>h</w:t>
      </w:r>
      <w:r>
        <w:t xml:space="preserve">ink you want to </w:t>
      </w:r>
      <w:r w:rsidR="00A443DC">
        <w:t>define niche overlap and label the y axis in the final figures</w:t>
      </w:r>
    </w:p>
  </w:comment>
  <w:comment w:id="119" w:author="Catherine Graham" w:date="2016-12-06T11:27:00Z" w:initials="CG">
    <w:p w14:paraId="00AB50A6" w14:textId="1EA04283" w:rsidR="00A443DC" w:rsidRDefault="00A443DC">
      <w:pPr>
        <w:pStyle w:val="CommentText"/>
      </w:pPr>
      <w:r>
        <w:rPr>
          <w:rStyle w:val="CommentReference"/>
        </w:rPr>
        <w:annotationRef/>
      </w:r>
      <w:r>
        <w:t>See comment above in methods and clarify here as well</w:t>
      </w:r>
    </w:p>
  </w:comment>
  <w:comment w:id="120" w:author="Catherine Graham" w:date="2016-12-06T11:27:00Z" w:initials="CG">
    <w:p w14:paraId="658CAAB2" w14:textId="77777777" w:rsidR="00A443DC" w:rsidRDefault="00A443DC">
      <w:pPr>
        <w:pStyle w:val="CommentText"/>
      </w:pPr>
      <w:r>
        <w:rPr>
          <w:rStyle w:val="CommentReference"/>
        </w:rPr>
        <w:annotationRef/>
      </w:r>
      <w:r>
        <w:t>Yes – so it is all 3 years combined then?  Make sure you state this clearly in all parts of MS.</w:t>
      </w:r>
    </w:p>
    <w:p w14:paraId="1466E142" w14:textId="77777777" w:rsidR="00A443DC" w:rsidRDefault="00A443DC">
      <w:pPr>
        <w:pStyle w:val="CommentText"/>
      </w:pPr>
    </w:p>
    <w:p w14:paraId="6138D107" w14:textId="7F8E3ACE" w:rsidR="00A443DC" w:rsidRDefault="00A443DC">
      <w:pPr>
        <w:pStyle w:val="CommentText"/>
      </w:pPr>
      <w:r>
        <w:t>Also best not to use the word “period” to mean two different time steps…</w:t>
      </w:r>
    </w:p>
    <w:p w14:paraId="2557583F" w14:textId="77777777" w:rsidR="00A443DC" w:rsidRDefault="00A443DC">
      <w:pPr>
        <w:pStyle w:val="CommentText"/>
      </w:pPr>
    </w:p>
    <w:p w14:paraId="0BDA2E32" w14:textId="6F617DCD" w:rsidR="00A443DC" w:rsidRDefault="00A443DC">
      <w:pPr>
        <w:pStyle w:val="CommentText"/>
      </w:pPr>
      <w:r>
        <w:t>Make Density with capitol D to be consistent across figures.  Also, is it a density (seems like it is) but state of what “Flower Density”).  Axes not labeled as clearly as the others in the MS</w:t>
      </w:r>
    </w:p>
  </w:comment>
  <w:comment w:id="124" w:author="Catherine Graham" w:date="2016-12-06T11:27:00Z" w:initials="CG">
    <w:p w14:paraId="126BFD24" w14:textId="6DA2B783" w:rsidR="00A443DC" w:rsidRDefault="00A443DC">
      <w:pPr>
        <w:pStyle w:val="CommentText"/>
      </w:pPr>
      <w:r>
        <w:rPr>
          <w:rStyle w:val="CommentReference"/>
        </w:rPr>
        <w:annotationRef/>
      </w:r>
      <w:r>
        <w:t>Make sure this does not fall off the page – maybe put a return after Resource?</w:t>
      </w:r>
    </w:p>
  </w:comment>
  <w:comment w:id="125" w:author="Catherine Graham" w:date="2016-12-06T11:27:00Z" w:initials="CG">
    <w:p w14:paraId="4FD69351" w14:textId="22B5D02B" w:rsidR="00566AD3" w:rsidRDefault="00566AD3">
      <w:pPr>
        <w:pStyle w:val="CommentText"/>
      </w:pPr>
      <w:r>
        <w:rPr>
          <w:rStyle w:val="CommentReference"/>
        </w:rPr>
        <w:annotationRef/>
      </w:r>
      <w:r>
        <w:t>Do they want you to define this each time?</w:t>
      </w:r>
    </w:p>
  </w:comment>
  <w:comment w:id="126" w:author="Catherine Graham" w:date="2016-12-06T11:27:00Z" w:initials="CG">
    <w:p w14:paraId="2AAEE123" w14:textId="4B15AA8E" w:rsidR="00566AD3" w:rsidRDefault="00566AD3">
      <w:pPr>
        <w:pStyle w:val="CommentText"/>
      </w:pPr>
      <w:r>
        <w:rPr>
          <w:rStyle w:val="CommentReference"/>
        </w:rPr>
        <w:annotationRef/>
      </w:r>
      <w:r>
        <w:t>Use different words… I would edit but not sure how.  “stems from” is not great… “is a result of”?</w:t>
      </w:r>
    </w:p>
  </w:comment>
  <w:comment w:id="129" w:author="Catherine Graham" w:date="2016-12-06T11:27:00Z" w:initials="CG">
    <w:p w14:paraId="40CDA1F2" w14:textId="767AB559" w:rsidR="00566AD3" w:rsidRDefault="00566AD3">
      <w:pPr>
        <w:pStyle w:val="CommentText"/>
      </w:pPr>
      <w:r>
        <w:rPr>
          <w:rStyle w:val="CommentReference"/>
        </w:rPr>
        <w:annotationRef/>
      </w:r>
      <w:r>
        <w:t>Not clear.  1.5 what…</w:t>
      </w:r>
    </w:p>
  </w:comment>
  <w:comment w:id="130" w:author="Catherine Graham" w:date="2016-12-06T11:27:00Z" w:initials="CG">
    <w:p w14:paraId="1A1AAED9" w14:textId="77777777" w:rsidR="00566AD3" w:rsidRDefault="00566AD3">
      <w:pPr>
        <w:pStyle w:val="CommentText"/>
      </w:pPr>
      <w:r>
        <w:rPr>
          <w:rStyle w:val="CommentReference"/>
        </w:rPr>
        <w:annotationRef/>
      </w:r>
      <w:r>
        <w:t>There are actually a few species with a lot of outliers… are these potential elevation migrants [ok that might not be worth mentioning]</w:t>
      </w:r>
    </w:p>
    <w:p w14:paraId="671AEE9F" w14:textId="77777777" w:rsidR="00566AD3" w:rsidRDefault="00566AD3">
      <w:pPr>
        <w:pStyle w:val="CommentText"/>
      </w:pPr>
    </w:p>
    <w:p w14:paraId="70FA8ADA" w14:textId="59BAD96B" w:rsidR="00566AD3" w:rsidRDefault="00566AD3">
      <w:pPr>
        <w:pStyle w:val="CommentText"/>
      </w:pPr>
      <w:r>
        <w:t>BUT in the analyses what range do you use – it isn’t clear completely in the text.</w:t>
      </w:r>
    </w:p>
  </w:comment>
  <w:comment w:id="131" w:author="Catherine Graham" w:date="2016-12-06T11:27:00Z" w:initials="CG">
    <w:p w14:paraId="472E538C" w14:textId="1BF798C6" w:rsidR="00566AD3" w:rsidRDefault="00566AD3">
      <w:pPr>
        <w:pStyle w:val="CommentText"/>
      </w:pPr>
      <w:r>
        <w:rPr>
          <w:rStyle w:val="CommentReference"/>
        </w:rPr>
        <w:annotationRef/>
      </w:r>
      <w:r>
        <w:t>I guess the legend should be moved below?</w:t>
      </w:r>
    </w:p>
  </w:comment>
  <w:comment w:id="132" w:author="Catherine Graham" w:date="2016-12-06T11:27:00Z" w:initials="CG">
    <w:p w14:paraId="4F613589" w14:textId="1D1AF126" w:rsidR="00566AD3" w:rsidRDefault="00566AD3" w:rsidP="00566AD3">
      <w:pPr>
        <w:pStyle w:val="CommentText"/>
        <w:ind w:left="0"/>
      </w:pPr>
      <w:r>
        <w:rPr>
          <w:rStyle w:val="CommentReference"/>
        </w:rPr>
        <w:annotationRef/>
      </w:r>
      <w:r>
        <w:t xml:space="preserve">I doubt it but is there a link between the fact that the birds with large </w:t>
      </w:r>
      <w:proofErr w:type="spellStart"/>
      <w:r>
        <w:t>descrepancies</w:t>
      </w:r>
      <w:proofErr w:type="spellEnd"/>
      <w:r>
        <w:t xml:space="preserve"> also have the most outliers…. Trying to </w:t>
      </w:r>
      <w:proofErr w:type="spellStart"/>
      <w:r>
        <w:t>thin</w:t>
      </w:r>
      <w:proofErr w:type="spellEnd"/>
      <w:r>
        <w:t xml:space="preserve"> about it… </w:t>
      </w:r>
      <w:proofErr w:type="spellStart"/>
      <w:r>
        <w:t>hummm</w:t>
      </w:r>
      <w:proofErr w:type="spellEnd"/>
      <w:r>
        <w:t>…. Hard.</w:t>
      </w:r>
    </w:p>
  </w:comment>
  <w:comment w:id="133" w:author="Catherine Graham" w:date="2016-12-06T11:27:00Z" w:initials="CG">
    <w:p w14:paraId="4D791598" w14:textId="5F8165A5" w:rsidR="00566AD3" w:rsidRDefault="00566AD3">
      <w:pPr>
        <w:pStyle w:val="CommentText"/>
      </w:pPr>
      <w:r>
        <w:rPr>
          <w:rStyle w:val="CommentReference"/>
        </w:rPr>
        <w:annotationRef/>
      </w:r>
      <w:r>
        <w:t>Make sure this stays on the page</w:t>
      </w:r>
      <w:r w:rsidR="00EA0B31">
        <w:t xml:space="preserve"> – same goes for table below.</w:t>
      </w:r>
      <w:bookmarkStart w:id="134" w:name="_GoBack"/>
      <w:bookmarkEnd w:id="134"/>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4AF9CCD"/>
    <w:multiLevelType w:val="multilevel"/>
    <w:tmpl w:val="B77E07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9B21342"/>
    <w:multiLevelType w:val="hybridMultilevel"/>
    <w:tmpl w:val="1BCCBF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B105AD"/>
    <w:multiLevelType w:val="hybridMultilevel"/>
    <w:tmpl w:val="805E1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220E70"/>
    <w:multiLevelType w:val="hybridMultilevel"/>
    <w:tmpl w:val="18DE83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0DA24F8"/>
    <w:multiLevelType w:val="hybridMultilevel"/>
    <w:tmpl w:val="F29E2A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9D70D7E"/>
    <w:multiLevelType w:val="hybridMultilevel"/>
    <w:tmpl w:val="F9303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5A28B3"/>
    <w:multiLevelType w:val="multilevel"/>
    <w:tmpl w:val="320AFCF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64706893"/>
    <w:multiLevelType w:val="hybridMultilevel"/>
    <w:tmpl w:val="AD60B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1"/>
  </w:num>
  <w:num w:numId="5">
    <w:abstractNumId w:val="7"/>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809"/>
    <w:rsid w:val="00033756"/>
    <w:rsid w:val="000357DF"/>
    <w:rsid w:val="000573F9"/>
    <w:rsid w:val="00083624"/>
    <w:rsid w:val="000B2367"/>
    <w:rsid w:val="000C3190"/>
    <w:rsid w:val="000D51EC"/>
    <w:rsid w:val="0010159D"/>
    <w:rsid w:val="001C5A82"/>
    <w:rsid w:val="001E31A4"/>
    <w:rsid w:val="001F76BC"/>
    <w:rsid w:val="00272917"/>
    <w:rsid w:val="0028492F"/>
    <w:rsid w:val="00287728"/>
    <w:rsid w:val="00287D0B"/>
    <w:rsid w:val="002C1405"/>
    <w:rsid w:val="002E6D93"/>
    <w:rsid w:val="00336C18"/>
    <w:rsid w:val="003542EF"/>
    <w:rsid w:val="003C0CE8"/>
    <w:rsid w:val="003F4685"/>
    <w:rsid w:val="004250D1"/>
    <w:rsid w:val="00425320"/>
    <w:rsid w:val="00435FFC"/>
    <w:rsid w:val="004B3D94"/>
    <w:rsid w:val="00502A11"/>
    <w:rsid w:val="00526072"/>
    <w:rsid w:val="00557BA8"/>
    <w:rsid w:val="00566AD3"/>
    <w:rsid w:val="00583C64"/>
    <w:rsid w:val="005A1C98"/>
    <w:rsid w:val="005B01AC"/>
    <w:rsid w:val="005B1A29"/>
    <w:rsid w:val="005E10FE"/>
    <w:rsid w:val="005E2BC3"/>
    <w:rsid w:val="00607225"/>
    <w:rsid w:val="006151EF"/>
    <w:rsid w:val="006329C0"/>
    <w:rsid w:val="00637CA1"/>
    <w:rsid w:val="00697B15"/>
    <w:rsid w:val="006D45ED"/>
    <w:rsid w:val="006E7CC8"/>
    <w:rsid w:val="007060AD"/>
    <w:rsid w:val="00721D9F"/>
    <w:rsid w:val="00776A23"/>
    <w:rsid w:val="007D2371"/>
    <w:rsid w:val="007F0E12"/>
    <w:rsid w:val="007F22CA"/>
    <w:rsid w:val="0081208E"/>
    <w:rsid w:val="00824DA0"/>
    <w:rsid w:val="00827E8B"/>
    <w:rsid w:val="00863D7D"/>
    <w:rsid w:val="008A7BDB"/>
    <w:rsid w:val="008C1491"/>
    <w:rsid w:val="008D7890"/>
    <w:rsid w:val="00931A00"/>
    <w:rsid w:val="0097448F"/>
    <w:rsid w:val="00997809"/>
    <w:rsid w:val="00A05946"/>
    <w:rsid w:val="00A40F05"/>
    <w:rsid w:val="00A443DC"/>
    <w:rsid w:val="00A653E6"/>
    <w:rsid w:val="00A96B41"/>
    <w:rsid w:val="00B17C2F"/>
    <w:rsid w:val="00B35477"/>
    <w:rsid w:val="00B62E55"/>
    <w:rsid w:val="00C034EE"/>
    <w:rsid w:val="00C14599"/>
    <w:rsid w:val="00C221D4"/>
    <w:rsid w:val="00C461A4"/>
    <w:rsid w:val="00C77C57"/>
    <w:rsid w:val="00C8120F"/>
    <w:rsid w:val="00CD6DEC"/>
    <w:rsid w:val="00D26AF4"/>
    <w:rsid w:val="00D349C1"/>
    <w:rsid w:val="00D75DAE"/>
    <w:rsid w:val="00D810F1"/>
    <w:rsid w:val="00DF5352"/>
    <w:rsid w:val="00E31571"/>
    <w:rsid w:val="00E34E2B"/>
    <w:rsid w:val="00EA0B31"/>
    <w:rsid w:val="00ED373F"/>
    <w:rsid w:val="00ED5F68"/>
    <w:rsid w:val="00F11AFB"/>
    <w:rsid w:val="00F16850"/>
    <w:rsid w:val="00F64F38"/>
    <w:rsid w:val="00FC7767"/>
    <w:rsid w:val="00FC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A8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annotation text" w:uiPriority="0"/>
    <w:lsdException w:name="header" w:uiPriority="0"/>
    <w:lsdException w:name="footer" w:uiPriority="0"/>
    <w:lsdException w:name="caption" w:uiPriority="35" w:qFormat="1"/>
    <w:lsdException w:name="annotation reference" w:uiPriority="0"/>
    <w:lsdException w:name="lin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7809"/>
    <w:pPr>
      <w:spacing w:before="180" w:after="180" w:line="480" w:lineRule="auto"/>
      <w:ind w:left="360"/>
      <w:contextualSpacing/>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997809"/>
    <w:pPr>
      <w:keepNext/>
      <w:keepLines/>
      <w:spacing w:before="240" w:after="0"/>
      <w:ind w:left="0"/>
      <w:outlineLvl w:val="0"/>
    </w:pPr>
    <w:rPr>
      <w:rFonts w:eastAsiaTheme="majorEastAsia"/>
      <w:b/>
      <w:bCs/>
    </w:rPr>
  </w:style>
  <w:style w:type="paragraph" w:styleId="Heading2">
    <w:name w:val="heading 2"/>
    <w:basedOn w:val="Normal"/>
    <w:next w:val="Normal"/>
    <w:link w:val="Heading2Char"/>
    <w:uiPriority w:val="9"/>
    <w:unhideWhenUsed/>
    <w:qFormat/>
    <w:rsid w:val="00997809"/>
    <w:pPr>
      <w:keepNext/>
      <w:keepLines/>
      <w:spacing w:before="0" w:after="0"/>
      <w:outlineLvl w:val="1"/>
    </w:pPr>
    <w:rPr>
      <w:rFonts w:asciiTheme="majorHAnsi" w:eastAsiaTheme="majorEastAsia" w:hAnsiTheme="majorHAnsi" w:cstheme="majorBidi"/>
      <w:bCs/>
      <w:i/>
      <w:szCs w:val="32"/>
    </w:rPr>
  </w:style>
  <w:style w:type="paragraph" w:styleId="Heading3">
    <w:name w:val="heading 3"/>
    <w:basedOn w:val="Normal"/>
    <w:next w:val="Normal"/>
    <w:link w:val="Heading3Char"/>
    <w:uiPriority w:val="9"/>
    <w:unhideWhenUsed/>
    <w:qFormat/>
    <w:rsid w:val="00997809"/>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link w:val="Heading4Char"/>
    <w:uiPriority w:val="9"/>
    <w:unhideWhenUsed/>
    <w:qFormat/>
    <w:rsid w:val="00997809"/>
    <w:pPr>
      <w:keepNext/>
      <w:keepLines/>
      <w:spacing w:before="200" w:after="0"/>
      <w:outlineLvl w:val="3"/>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unhideWhenUsed/>
    <w:qFormat/>
    <w:rsid w:val="00997809"/>
    <w:pPr>
      <w:keepNext/>
      <w:keepLines/>
      <w:spacing w:before="200" w:after="0"/>
      <w:outlineLvl w:val="4"/>
    </w:pPr>
    <w:rPr>
      <w:rFonts w:asciiTheme="majorHAnsi" w:eastAsiaTheme="majorEastAsia" w:hAnsiTheme="majorHAnsi" w:cstheme="majorBidi"/>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809"/>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997809"/>
    <w:rPr>
      <w:rFonts w:asciiTheme="majorHAnsi" w:eastAsiaTheme="majorEastAsia" w:hAnsiTheme="majorHAnsi" w:cstheme="majorBidi"/>
      <w:bCs/>
      <w:i/>
      <w:sz w:val="24"/>
      <w:szCs w:val="32"/>
    </w:rPr>
  </w:style>
  <w:style w:type="character" w:customStyle="1" w:styleId="Heading3Char">
    <w:name w:val="Heading 3 Char"/>
    <w:basedOn w:val="DefaultParagraphFont"/>
    <w:link w:val="Heading3"/>
    <w:uiPriority w:val="9"/>
    <w:rsid w:val="00997809"/>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997809"/>
    <w:rPr>
      <w:rFonts w:asciiTheme="majorHAnsi" w:eastAsiaTheme="majorEastAsia" w:hAnsiTheme="majorHAnsi" w:cstheme="majorBidi"/>
      <w:b/>
      <w:bCs/>
      <w:color w:val="5B9BD5" w:themeColor="accent1"/>
      <w:sz w:val="24"/>
      <w:szCs w:val="24"/>
    </w:rPr>
  </w:style>
  <w:style w:type="character" w:customStyle="1" w:styleId="Heading5Char">
    <w:name w:val="Heading 5 Char"/>
    <w:basedOn w:val="DefaultParagraphFont"/>
    <w:link w:val="Heading5"/>
    <w:uiPriority w:val="9"/>
    <w:rsid w:val="00997809"/>
    <w:rPr>
      <w:rFonts w:asciiTheme="majorHAnsi" w:eastAsiaTheme="majorEastAsia" w:hAnsiTheme="majorHAnsi" w:cstheme="majorBidi"/>
      <w:i/>
      <w:iCs/>
      <w:color w:val="5B9BD5" w:themeColor="accent1"/>
      <w:sz w:val="24"/>
      <w:szCs w:val="24"/>
    </w:rPr>
  </w:style>
  <w:style w:type="paragraph" w:customStyle="1" w:styleId="Compact">
    <w:name w:val="Compact"/>
    <w:basedOn w:val="Normal"/>
    <w:qFormat/>
    <w:rsid w:val="00997809"/>
    <w:pPr>
      <w:spacing w:before="36" w:after="36"/>
    </w:pPr>
  </w:style>
  <w:style w:type="paragraph" w:styleId="Title">
    <w:name w:val="Title"/>
    <w:basedOn w:val="Normal"/>
    <w:next w:val="Normal"/>
    <w:link w:val="TitleChar"/>
    <w:uiPriority w:val="10"/>
    <w:qFormat/>
    <w:rsid w:val="00997809"/>
    <w:pPr>
      <w:keepNext/>
      <w:keepLines/>
      <w:spacing w:before="480" w:after="240"/>
      <w:jc w:val="center"/>
    </w:pPr>
    <w:rPr>
      <w:rFonts w:asciiTheme="majorHAnsi" w:eastAsiaTheme="majorEastAsia" w:hAnsiTheme="majorHAnsi" w:cstheme="majorBidi"/>
      <w:b/>
      <w:bCs/>
      <w:color w:val="000000" w:themeColor="text1"/>
      <w:sz w:val="36"/>
      <w:szCs w:val="36"/>
    </w:rPr>
  </w:style>
  <w:style w:type="character" w:customStyle="1" w:styleId="TitleChar">
    <w:name w:val="Title Char"/>
    <w:basedOn w:val="DefaultParagraphFont"/>
    <w:link w:val="Title"/>
    <w:uiPriority w:val="10"/>
    <w:rsid w:val="00997809"/>
    <w:rPr>
      <w:rFonts w:asciiTheme="majorHAnsi" w:eastAsiaTheme="majorEastAsia" w:hAnsiTheme="majorHAnsi" w:cstheme="majorBidi"/>
      <w:b/>
      <w:bCs/>
      <w:color w:val="000000" w:themeColor="text1"/>
      <w:sz w:val="36"/>
      <w:szCs w:val="36"/>
    </w:rPr>
  </w:style>
  <w:style w:type="paragraph" w:customStyle="1" w:styleId="Authors">
    <w:name w:val="Authors"/>
    <w:next w:val="Normal"/>
    <w:qFormat/>
    <w:rsid w:val="00997809"/>
    <w:pPr>
      <w:keepNext/>
      <w:keepLines/>
      <w:spacing w:after="200" w:line="240" w:lineRule="auto"/>
      <w:jc w:val="center"/>
    </w:pPr>
    <w:rPr>
      <w:sz w:val="24"/>
      <w:szCs w:val="24"/>
    </w:rPr>
  </w:style>
  <w:style w:type="paragraph" w:styleId="Date">
    <w:name w:val="Date"/>
    <w:next w:val="Normal"/>
    <w:link w:val="DateChar"/>
    <w:qFormat/>
    <w:rsid w:val="00997809"/>
    <w:pPr>
      <w:keepNext/>
      <w:keepLines/>
      <w:spacing w:after="200" w:line="240" w:lineRule="auto"/>
      <w:jc w:val="center"/>
    </w:pPr>
    <w:rPr>
      <w:sz w:val="24"/>
      <w:szCs w:val="24"/>
    </w:rPr>
  </w:style>
  <w:style w:type="character" w:customStyle="1" w:styleId="DateChar">
    <w:name w:val="Date Char"/>
    <w:basedOn w:val="DefaultParagraphFont"/>
    <w:link w:val="Date"/>
    <w:rsid w:val="00997809"/>
    <w:rPr>
      <w:sz w:val="24"/>
      <w:szCs w:val="24"/>
    </w:rPr>
  </w:style>
  <w:style w:type="paragraph" w:customStyle="1" w:styleId="BlockQuote">
    <w:name w:val="Block Quote"/>
    <w:basedOn w:val="Normal"/>
    <w:next w:val="Normal"/>
    <w:uiPriority w:val="9"/>
    <w:unhideWhenUsed/>
    <w:qFormat/>
    <w:rsid w:val="00997809"/>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997809"/>
  </w:style>
  <w:style w:type="character" w:customStyle="1" w:styleId="FootnoteTextChar">
    <w:name w:val="Footnote Text Char"/>
    <w:basedOn w:val="DefaultParagraphFont"/>
    <w:link w:val="FootnoteText"/>
    <w:uiPriority w:val="9"/>
    <w:rsid w:val="00997809"/>
    <w:rPr>
      <w:rFonts w:ascii="Times New Roman" w:hAnsi="Times New Roman" w:cs="Times New Roman"/>
      <w:sz w:val="24"/>
      <w:szCs w:val="24"/>
    </w:rPr>
  </w:style>
  <w:style w:type="paragraph" w:customStyle="1" w:styleId="DefinitionTerm">
    <w:name w:val="Definition Term"/>
    <w:basedOn w:val="Normal"/>
    <w:next w:val="Definition"/>
    <w:rsid w:val="00997809"/>
    <w:pPr>
      <w:keepNext/>
      <w:keepLines/>
      <w:spacing w:after="0"/>
    </w:pPr>
    <w:rPr>
      <w:b/>
    </w:rPr>
  </w:style>
  <w:style w:type="paragraph" w:customStyle="1" w:styleId="Definition">
    <w:name w:val="Definition"/>
    <w:basedOn w:val="Normal"/>
    <w:rsid w:val="00997809"/>
  </w:style>
  <w:style w:type="paragraph" w:styleId="BodyText">
    <w:name w:val="Body Text"/>
    <w:basedOn w:val="Normal"/>
    <w:link w:val="BodyTextChar1"/>
    <w:rsid w:val="00997809"/>
    <w:pPr>
      <w:spacing w:after="120"/>
    </w:pPr>
  </w:style>
  <w:style w:type="character" w:customStyle="1" w:styleId="BodyTextChar1">
    <w:name w:val="Body Text Char1"/>
    <w:basedOn w:val="DefaultParagraphFont"/>
    <w:link w:val="BodyText"/>
    <w:rsid w:val="00997809"/>
    <w:rPr>
      <w:rFonts w:ascii="Times New Roman" w:hAnsi="Times New Roman" w:cs="Times New Roman"/>
      <w:sz w:val="24"/>
      <w:szCs w:val="24"/>
    </w:rPr>
  </w:style>
  <w:style w:type="character" w:customStyle="1" w:styleId="BodyTextChar">
    <w:name w:val="Body Text Char"/>
    <w:basedOn w:val="DefaultParagraphFont"/>
    <w:link w:val="ImageCaption"/>
    <w:rsid w:val="00997809"/>
    <w:rPr>
      <w:rFonts w:ascii="Times New Roman" w:hAnsi="Times New Roman" w:cs="Times New Roman"/>
      <w:sz w:val="24"/>
      <w:szCs w:val="24"/>
    </w:rPr>
  </w:style>
  <w:style w:type="paragraph" w:customStyle="1" w:styleId="ImageCaption">
    <w:name w:val="Image Caption"/>
    <w:basedOn w:val="Normal"/>
    <w:link w:val="BodyTextChar"/>
    <w:rsid w:val="00997809"/>
    <w:pPr>
      <w:spacing w:before="0" w:after="120"/>
    </w:pPr>
  </w:style>
  <w:style w:type="paragraph" w:customStyle="1" w:styleId="TableCaption">
    <w:name w:val="Table Caption"/>
    <w:basedOn w:val="Normal"/>
    <w:rsid w:val="00997809"/>
    <w:pPr>
      <w:spacing w:before="0" w:after="120"/>
    </w:pPr>
    <w:rPr>
      <w:i/>
    </w:rPr>
  </w:style>
  <w:style w:type="character" w:customStyle="1" w:styleId="VerbatimChar">
    <w:name w:val="Verbatim Char"/>
    <w:basedOn w:val="BodyTextChar"/>
    <w:link w:val="SourceCode"/>
    <w:rsid w:val="00997809"/>
    <w:rPr>
      <w:rFonts w:ascii="Consolas" w:hAnsi="Consolas" w:cs="Times New Roman"/>
      <w:sz w:val="24"/>
      <w:szCs w:val="24"/>
      <w:shd w:val="clear" w:color="auto" w:fill="F8F8F8"/>
    </w:rPr>
  </w:style>
  <w:style w:type="paragraph" w:customStyle="1" w:styleId="SourceCode">
    <w:name w:val="Source Code"/>
    <w:basedOn w:val="Normal"/>
    <w:link w:val="VerbatimChar"/>
    <w:rsid w:val="00997809"/>
    <w:pPr>
      <w:shd w:val="clear" w:color="auto" w:fill="F8F8F8"/>
      <w:wordWrap w:val="0"/>
    </w:pPr>
    <w:rPr>
      <w:rFonts w:ascii="Consolas" w:hAnsi="Consolas"/>
    </w:rPr>
  </w:style>
  <w:style w:type="character" w:customStyle="1" w:styleId="FootnoteRef">
    <w:name w:val="Footnote Ref"/>
    <w:basedOn w:val="BodyTextChar"/>
    <w:rsid w:val="00997809"/>
    <w:rPr>
      <w:rFonts w:ascii="Times New Roman" w:hAnsi="Times New Roman" w:cs="Times New Roman"/>
      <w:sz w:val="24"/>
      <w:szCs w:val="24"/>
      <w:vertAlign w:val="superscript"/>
    </w:rPr>
  </w:style>
  <w:style w:type="character" w:customStyle="1" w:styleId="Link">
    <w:name w:val="Link"/>
    <w:basedOn w:val="BodyTextChar"/>
    <w:rsid w:val="00997809"/>
    <w:rPr>
      <w:rFonts w:ascii="Times New Roman" w:hAnsi="Times New Roman" w:cs="Times New Roman"/>
      <w:color w:val="5B9BD5" w:themeColor="accent1"/>
      <w:sz w:val="24"/>
      <w:szCs w:val="24"/>
    </w:rPr>
  </w:style>
  <w:style w:type="character" w:customStyle="1" w:styleId="KeywordTok">
    <w:name w:val="KeywordTok"/>
    <w:basedOn w:val="VerbatimChar"/>
    <w:rsid w:val="00997809"/>
    <w:rPr>
      <w:rFonts w:ascii="Consolas" w:hAnsi="Consolas" w:cs="Times New Roman"/>
      <w:b/>
      <w:color w:val="204A87"/>
      <w:sz w:val="24"/>
      <w:szCs w:val="24"/>
      <w:shd w:val="clear" w:color="auto" w:fill="F8F8F8"/>
    </w:rPr>
  </w:style>
  <w:style w:type="character" w:customStyle="1" w:styleId="DataTypeTok">
    <w:name w:val="DataTypeTok"/>
    <w:basedOn w:val="VerbatimChar"/>
    <w:rsid w:val="00997809"/>
    <w:rPr>
      <w:rFonts w:ascii="Consolas" w:hAnsi="Consolas" w:cs="Times New Roman"/>
      <w:color w:val="204A87"/>
      <w:sz w:val="24"/>
      <w:szCs w:val="24"/>
      <w:shd w:val="clear" w:color="auto" w:fill="F8F8F8"/>
    </w:rPr>
  </w:style>
  <w:style w:type="character" w:customStyle="1" w:styleId="DecValTok">
    <w:name w:val="DecValTok"/>
    <w:basedOn w:val="VerbatimChar"/>
    <w:rsid w:val="00997809"/>
    <w:rPr>
      <w:rFonts w:ascii="Consolas" w:hAnsi="Consolas" w:cs="Times New Roman"/>
      <w:color w:val="0000CF"/>
      <w:sz w:val="24"/>
      <w:szCs w:val="24"/>
      <w:shd w:val="clear" w:color="auto" w:fill="F8F8F8"/>
    </w:rPr>
  </w:style>
  <w:style w:type="character" w:customStyle="1" w:styleId="BaseNTok">
    <w:name w:val="BaseNTok"/>
    <w:basedOn w:val="VerbatimChar"/>
    <w:rsid w:val="00997809"/>
    <w:rPr>
      <w:rFonts w:ascii="Consolas" w:hAnsi="Consolas" w:cs="Times New Roman"/>
      <w:color w:val="0000CF"/>
      <w:sz w:val="24"/>
      <w:szCs w:val="24"/>
      <w:shd w:val="clear" w:color="auto" w:fill="F8F8F8"/>
    </w:rPr>
  </w:style>
  <w:style w:type="character" w:customStyle="1" w:styleId="FloatTok">
    <w:name w:val="FloatTok"/>
    <w:basedOn w:val="VerbatimChar"/>
    <w:rsid w:val="00997809"/>
    <w:rPr>
      <w:rFonts w:ascii="Consolas" w:hAnsi="Consolas" w:cs="Times New Roman"/>
      <w:color w:val="0000CF"/>
      <w:sz w:val="24"/>
      <w:szCs w:val="24"/>
      <w:shd w:val="clear" w:color="auto" w:fill="F8F8F8"/>
    </w:rPr>
  </w:style>
  <w:style w:type="character" w:customStyle="1" w:styleId="CharTok">
    <w:name w:val="CharTok"/>
    <w:basedOn w:val="VerbatimChar"/>
    <w:rsid w:val="00997809"/>
    <w:rPr>
      <w:rFonts w:ascii="Consolas" w:hAnsi="Consolas" w:cs="Times New Roman"/>
      <w:color w:val="4E9A06"/>
      <w:sz w:val="24"/>
      <w:szCs w:val="24"/>
      <w:shd w:val="clear" w:color="auto" w:fill="F8F8F8"/>
    </w:rPr>
  </w:style>
  <w:style w:type="character" w:customStyle="1" w:styleId="StringTok">
    <w:name w:val="StringTok"/>
    <w:basedOn w:val="VerbatimChar"/>
    <w:rsid w:val="00997809"/>
    <w:rPr>
      <w:rFonts w:ascii="Consolas" w:hAnsi="Consolas" w:cs="Times New Roman"/>
      <w:color w:val="4E9A06"/>
      <w:sz w:val="24"/>
      <w:szCs w:val="24"/>
      <w:shd w:val="clear" w:color="auto" w:fill="F8F8F8"/>
    </w:rPr>
  </w:style>
  <w:style w:type="character" w:customStyle="1" w:styleId="CommentTok">
    <w:name w:val="CommentTok"/>
    <w:basedOn w:val="VerbatimChar"/>
    <w:rsid w:val="00997809"/>
    <w:rPr>
      <w:rFonts w:ascii="Consolas" w:hAnsi="Consolas" w:cs="Times New Roman"/>
      <w:i/>
      <w:color w:val="8F5902"/>
      <w:sz w:val="24"/>
      <w:szCs w:val="24"/>
      <w:shd w:val="clear" w:color="auto" w:fill="F8F8F8"/>
    </w:rPr>
  </w:style>
  <w:style w:type="character" w:customStyle="1" w:styleId="OtherTok">
    <w:name w:val="OtherTok"/>
    <w:basedOn w:val="VerbatimChar"/>
    <w:rsid w:val="00997809"/>
    <w:rPr>
      <w:rFonts w:ascii="Consolas" w:hAnsi="Consolas" w:cs="Times New Roman"/>
      <w:color w:val="8F5902"/>
      <w:sz w:val="24"/>
      <w:szCs w:val="24"/>
      <w:shd w:val="clear" w:color="auto" w:fill="F8F8F8"/>
    </w:rPr>
  </w:style>
  <w:style w:type="character" w:customStyle="1" w:styleId="AlertTok">
    <w:name w:val="AlertTok"/>
    <w:basedOn w:val="VerbatimChar"/>
    <w:rsid w:val="00997809"/>
    <w:rPr>
      <w:rFonts w:ascii="Consolas" w:hAnsi="Consolas" w:cs="Times New Roman"/>
      <w:color w:val="EF2929"/>
      <w:sz w:val="24"/>
      <w:szCs w:val="24"/>
      <w:shd w:val="clear" w:color="auto" w:fill="F8F8F8"/>
    </w:rPr>
  </w:style>
  <w:style w:type="character" w:customStyle="1" w:styleId="FunctionTok">
    <w:name w:val="FunctionTok"/>
    <w:basedOn w:val="VerbatimChar"/>
    <w:rsid w:val="00997809"/>
    <w:rPr>
      <w:rFonts w:ascii="Consolas" w:hAnsi="Consolas" w:cs="Times New Roman"/>
      <w:color w:val="000000"/>
      <w:sz w:val="24"/>
      <w:szCs w:val="24"/>
      <w:shd w:val="clear" w:color="auto" w:fill="F8F8F8"/>
    </w:rPr>
  </w:style>
  <w:style w:type="character" w:customStyle="1" w:styleId="RegionMarkerTok">
    <w:name w:val="RegionMarkerTok"/>
    <w:basedOn w:val="VerbatimChar"/>
    <w:rsid w:val="00997809"/>
    <w:rPr>
      <w:rFonts w:ascii="Consolas" w:hAnsi="Consolas" w:cs="Times New Roman"/>
      <w:sz w:val="24"/>
      <w:szCs w:val="24"/>
      <w:shd w:val="clear" w:color="auto" w:fill="F8F8F8"/>
    </w:rPr>
  </w:style>
  <w:style w:type="character" w:customStyle="1" w:styleId="ErrorTok">
    <w:name w:val="ErrorTok"/>
    <w:basedOn w:val="VerbatimChar"/>
    <w:rsid w:val="00997809"/>
    <w:rPr>
      <w:rFonts w:ascii="Consolas" w:hAnsi="Consolas" w:cs="Times New Roman"/>
      <w:b/>
      <w:sz w:val="24"/>
      <w:szCs w:val="24"/>
      <w:shd w:val="clear" w:color="auto" w:fill="F8F8F8"/>
    </w:rPr>
  </w:style>
  <w:style w:type="character" w:customStyle="1" w:styleId="NormalTok">
    <w:name w:val="NormalTok"/>
    <w:basedOn w:val="VerbatimChar"/>
    <w:rsid w:val="00997809"/>
    <w:rPr>
      <w:rFonts w:ascii="Consolas" w:hAnsi="Consolas" w:cs="Times New Roman"/>
      <w:sz w:val="24"/>
      <w:szCs w:val="24"/>
      <w:shd w:val="clear" w:color="auto" w:fill="F8F8F8"/>
    </w:rPr>
  </w:style>
  <w:style w:type="paragraph" w:styleId="NormalWeb">
    <w:name w:val="Normal (Web)"/>
    <w:basedOn w:val="Normal"/>
    <w:uiPriority w:val="99"/>
    <w:unhideWhenUsed/>
    <w:rsid w:val="00997809"/>
    <w:pPr>
      <w:spacing w:before="100" w:beforeAutospacing="1" w:after="100" w:afterAutospacing="1"/>
    </w:pPr>
    <w:rPr>
      <w:rFonts w:eastAsiaTheme="minorEastAsia"/>
    </w:rPr>
  </w:style>
  <w:style w:type="paragraph" w:styleId="ListParagraph">
    <w:name w:val="List Paragraph"/>
    <w:basedOn w:val="Normal"/>
    <w:rsid w:val="00997809"/>
    <w:pPr>
      <w:ind w:left="720"/>
    </w:pPr>
  </w:style>
  <w:style w:type="character" w:styleId="Hyperlink">
    <w:name w:val="Hyperlink"/>
    <w:basedOn w:val="DefaultParagraphFont"/>
    <w:uiPriority w:val="99"/>
    <w:unhideWhenUsed/>
    <w:rsid w:val="00997809"/>
    <w:rPr>
      <w:color w:val="0000FF"/>
      <w:u w:val="single"/>
    </w:rPr>
  </w:style>
  <w:style w:type="paragraph" w:styleId="Header">
    <w:name w:val="header"/>
    <w:basedOn w:val="Normal"/>
    <w:link w:val="HeaderChar"/>
    <w:unhideWhenUsed/>
    <w:rsid w:val="00997809"/>
    <w:pPr>
      <w:tabs>
        <w:tab w:val="center" w:pos="4680"/>
        <w:tab w:val="right" w:pos="9360"/>
      </w:tabs>
      <w:spacing w:before="0" w:after="0"/>
    </w:pPr>
  </w:style>
  <w:style w:type="character" w:customStyle="1" w:styleId="HeaderChar">
    <w:name w:val="Header Char"/>
    <w:basedOn w:val="DefaultParagraphFont"/>
    <w:link w:val="Header"/>
    <w:rsid w:val="00997809"/>
    <w:rPr>
      <w:rFonts w:ascii="Times New Roman" w:hAnsi="Times New Roman" w:cs="Times New Roman"/>
      <w:sz w:val="24"/>
      <w:szCs w:val="24"/>
    </w:rPr>
  </w:style>
  <w:style w:type="paragraph" w:styleId="Footer">
    <w:name w:val="footer"/>
    <w:basedOn w:val="Normal"/>
    <w:link w:val="FooterChar"/>
    <w:unhideWhenUsed/>
    <w:rsid w:val="00997809"/>
    <w:pPr>
      <w:tabs>
        <w:tab w:val="center" w:pos="4680"/>
        <w:tab w:val="right" w:pos="9360"/>
      </w:tabs>
      <w:spacing w:before="0" w:after="0"/>
    </w:pPr>
  </w:style>
  <w:style w:type="character" w:customStyle="1" w:styleId="FooterChar">
    <w:name w:val="Footer Char"/>
    <w:basedOn w:val="DefaultParagraphFont"/>
    <w:link w:val="Footer"/>
    <w:rsid w:val="00997809"/>
    <w:rPr>
      <w:rFonts w:ascii="Times New Roman" w:hAnsi="Times New Roman" w:cs="Times New Roman"/>
      <w:sz w:val="24"/>
      <w:szCs w:val="24"/>
    </w:rPr>
  </w:style>
  <w:style w:type="character" w:styleId="CommentReference">
    <w:name w:val="annotation reference"/>
    <w:basedOn w:val="DefaultParagraphFont"/>
    <w:semiHidden/>
    <w:unhideWhenUsed/>
    <w:rsid w:val="00997809"/>
    <w:rPr>
      <w:sz w:val="16"/>
      <w:szCs w:val="16"/>
    </w:rPr>
  </w:style>
  <w:style w:type="paragraph" w:styleId="CommentText">
    <w:name w:val="annotation text"/>
    <w:basedOn w:val="Normal"/>
    <w:link w:val="CommentTextChar"/>
    <w:unhideWhenUsed/>
    <w:rsid w:val="00997809"/>
    <w:rPr>
      <w:sz w:val="20"/>
      <w:szCs w:val="20"/>
    </w:rPr>
  </w:style>
  <w:style w:type="character" w:customStyle="1" w:styleId="CommentTextChar">
    <w:name w:val="Comment Text Char"/>
    <w:basedOn w:val="DefaultParagraphFont"/>
    <w:link w:val="CommentText"/>
    <w:rsid w:val="00997809"/>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97809"/>
    <w:rPr>
      <w:b/>
      <w:bCs/>
    </w:rPr>
  </w:style>
  <w:style w:type="character" w:customStyle="1" w:styleId="CommentSubjectChar">
    <w:name w:val="Comment Subject Char"/>
    <w:basedOn w:val="CommentTextChar"/>
    <w:link w:val="CommentSubject"/>
    <w:semiHidden/>
    <w:rsid w:val="00997809"/>
    <w:rPr>
      <w:rFonts w:ascii="Times New Roman" w:hAnsi="Times New Roman" w:cs="Times New Roman"/>
      <w:b/>
      <w:bCs/>
      <w:sz w:val="20"/>
      <w:szCs w:val="20"/>
    </w:rPr>
  </w:style>
  <w:style w:type="paragraph" w:styleId="BalloonText">
    <w:name w:val="Balloon Text"/>
    <w:basedOn w:val="Normal"/>
    <w:link w:val="BalloonTextChar"/>
    <w:semiHidden/>
    <w:unhideWhenUsed/>
    <w:rsid w:val="00997809"/>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997809"/>
    <w:rPr>
      <w:rFonts w:ascii="Segoe UI" w:hAnsi="Segoe UI" w:cs="Segoe UI"/>
      <w:sz w:val="18"/>
      <w:szCs w:val="18"/>
    </w:rPr>
  </w:style>
  <w:style w:type="character" w:customStyle="1" w:styleId="apple-style-span">
    <w:name w:val="apple-style-span"/>
    <w:basedOn w:val="DefaultParagraphFont"/>
    <w:rsid w:val="00997809"/>
  </w:style>
  <w:style w:type="character" w:customStyle="1" w:styleId="apple-converted-space">
    <w:name w:val="apple-converted-space"/>
    <w:basedOn w:val="DefaultParagraphFont"/>
    <w:rsid w:val="00997809"/>
  </w:style>
  <w:style w:type="character" w:customStyle="1" w:styleId="pkg">
    <w:name w:val="pkg"/>
    <w:basedOn w:val="DefaultParagraphFont"/>
    <w:rsid w:val="00997809"/>
  </w:style>
  <w:style w:type="character" w:customStyle="1" w:styleId="apple-tab-span">
    <w:name w:val="apple-tab-span"/>
    <w:basedOn w:val="DefaultParagraphFont"/>
    <w:rsid w:val="00997809"/>
  </w:style>
  <w:style w:type="character" w:styleId="LineNumber">
    <w:name w:val="line number"/>
    <w:basedOn w:val="DefaultParagraphFont"/>
    <w:semiHidden/>
    <w:unhideWhenUsed/>
    <w:rsid w:val="00997809"/>
  </w:style>
  <w:style w:type="table" w:customStyle="1" w:styleId="PlainTable21">
    <w:name w:val="Plain Table 21"/>
    <w:basedOn w:val="TableNormal"/>
    <w:uiPriority w:val="42"/>
    <w:rsid w:val="009978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DocumentMapChar">
    <w:name w:val="Document Map Char"/>
    <w:basedOn w:val="DefaultParagraphFont"/>
    <w:link w:val="DocumentMap"/>
    <w:uiPriority w:val="99"/>
    <w:semiHidden/>
    <w:rsid w:val="00997809"/>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997809"/>
    <w:pPr>
      <w:spacing w:before="0"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annotation text" w:uiPriority="0"/>
    <w:lsdException w:name="header" w:uiPriority="0"/>
    <w:lsdException w:name="footer" w:uiPriority="0"/>
    <w:lsdException w:name="caption" w:uiPriority="35" w:qFormat="1"/>
    <w:lsdException w:name="annotation reference" w:uiPriority="0"/>
    <w:lsdException w:name="lin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7809"/>
    <w:pPr>
      <w:spacing w:before="180" w:after="180" w:line="480" w:lineRule="auto"/>
      <w:ind w:left="360"/>
      <w:contextualSpacing/>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997809"/>
    <w:pPr>
      <w:keepNext/>
      <w:keepLines/>
      <w:spacing w:before="240" w:after="0"/>
      <w:ind w:left="0"/>
      <w:outlineLvl w:val="0"/>
    </w:pPr>
    <w:rPr>
      <w:rFonts w:eastAsiaTheme="majorEastAsia"/>
      <w:b/>
      <w:bCs/>
    </w:rPr>
  </w:style>
  <w:style w:type="paragraph" w:styleId="Heading2">
    <w:name w:val="heading 2"/>
    <w:basedOn w:val="Normal"/>
    <w:next w:val="Normal"/>
    <w:link w:val="Heading2Char"/>
    <w:uiPriority w:val="9"/>
    <w:unhideWhenUsed/>
    <w:qFormat/>
    <w:rsid w:val="00997809"/>
    <w:pPr>
      <w:keepNext/>
      <w:keepLines/>
      <w:spacing w:before="0" w:after="0"/>
      <w:outlineLvl w:val="1"/>
    </w:pPr>
    <w:rPr>
      <w:rFonts w:asciiTheme="majorHAnsi" w:eastAsiaTheme="majorEastAsia" w:hAnsiTheme="majorHAnsi" w:cstheme="majorBidi"/>
      <w:bCs/>
      <w:i/>
      <w:szCs w:val="32"/>
    </w:rPr>
  </w:style>
  <w:style w:type="paragraph" w:styleId="Heading3">
    <w:name w:val="heading 3"/>
    <w:basedOn w:val="Normal"/>
    <w:next w:val="Normal"/>
    <w:link w:val="Heading3Char"/>
    <w:uiPriority w:val="9"/>
    <w:unhideWhenUsed/>
    <w:qFormat/>
    <w:rsid w:val="00997809"/>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link w:val="Heading4Char"/>
    <w:uiPriority w:val="9"/>
    <w:unhideWhenUsed/>
    <w:qFormat/>
    <w:rsid w:val="00997809"/>
    <w:pPr>
      <w:keepNext/>
      <w:keepLines/>
      <w:spacing w:before="200" w:after="0"/>
      <w:outlineLvl w:val="3"/>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unhideWhenUsed/>
    <w:qFormat/>
    <w:rsid w:val="00997809"/>
    <w:pPr>
      <w:keepNext/>
      <w:keepLines/>
      <w:spacing w:before="200" w:after="0"/>
      <w:outlineLvl w:val="4"/>
    </w:pPr>
    <w:rPr>
      <w:rFonts w:asciiTheme="majorHAnsi" w:eastAsiaTheme="majorEastAsia" w:hAnsiTheme="majorHAnsi" w:cstheme="majorBidi"/>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809"/>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997809"/>
    <w:rPr>
      <w:rFonts w:asciiTheme="majorHAnsi" w:eastAsiaTheme="majorEastAsia" w:hAnsiTheme="majorHAnsi" w:cstheme="majorBidi"/>
      <w:bCs/>
      <w:i/>
      <w:sz w:val="24"/>
      <w:szCs w:val="32"/>
    </w:rPr>
  </w:style>
  <w:style w:type="character" w:customStyle="1" w:styleId="Heading3Char">
    <w:name w:val="Heading 3 Char"/>
    <w:basedOn w:val="DefaultParagraphFont"/>
    <w:link w:val="Heading3"/>
    <w:uiPriority w:val="9"/>
    <w:rsid w:val="00997809"/>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997809"/>
    <w:rPr>
      <w:rFonts w:asciiTheme="majorHAnsi" w:eastAsiaTheme="majorEastAsia" w:hAnsiTheme="majorHAnsi" w:cstheme="majorBidi"/>
      <w:b/>
      <w:bCs/>
      <w:color w:val="5B9BD5" w:themeColor="accent1"/>
      <w:sz w:val="24"/>
      <w:szCs w:val="24"/>
    </w:rPr>
  </w:style>
  <w:style w:type="character" w:customStyle="1" w:styleId="Heading5Char">
    <w:name w:val="Heading 5 Char"/>
    <w:basedOn w:val="DefaultParagraphFont"/>
    <w:link w:val="Heading5"/>
    <w:uiPriority w:val="9"/>
    <w:rsid w:val="00997809"/>
    <w:rPr>
      <w:rFonts w:asciiTheme="majorHAnsi" w:eastAsiaTheme="majorEastAsia" w:hAnsiTheme="majorHAnsi" w:cstheme="majorBidi"/>
      <w:i/>
      <w:iCs/>
      <w:color w:val="5B9BD5" w:themeColor="accent1"/>
      <w:sz w:val="24"/>
      <w:szCs w:val="24"/>
    </w:rPr>
  </w:style>
  <w:style w:type="paragraph" w:customStyle="1" w:styleId="Compact">
    <w:name w:val="Compact"/>
    <w:basedOn w:val="Normal"/>
    <w:qFormat/>
    <w:rsid w:val="00997809"/>
    <w:pPr>
      <w:spacing w:before="36" w:after="36"/>
    </w:pPr>
  </w:style>
  <w:style w:type="paragraph" w:styleId="Title">
    <w:name w:val="Title"/>
    <w:basedOn w:val="Normal"/>
    <w:next w:val="Normal"/>
    <w:link w:val="TitleChar"/>
    <w:uiPriority w:val="10"/>
    <w:qFormat/>
    <w:rsid w:val="00997809"/>
    <w:pPr>
      <w:keepNext/>
      <w:keepLines/>
      <w:spacing w:before="480" w:after="240"/>
      <w:jc w:val="center"/>
    </w:pPr>
    <w:rPr>
      <w:rFonts w:asciiTheme="majorHAnsi" w:eastAsiaTheme="majorEastAsia" w:hAnsiTheme="majorHAnsi" w:cstheme="majorBidi"/>
      <w:b/>
      <w:bCs/>
      <w:color w:val="000000" w:themeColor="text1"/>
      <w:sz w:val="36"/>
      <w:szCs w:val="36"/>
    </w:rPr>
  </w:style>
  <w:style w:type="character" w:customStyle="1" w:styleId="TitleChar">
    <w:name w:val="Title Char"/>
    <w:basedOn w:val="DefaultParagraphFont"/>
    <w:link w:val="Title"/>
    <w:uiPriority w:val="10"/>
    <w:rsid w:val="00997809"/>
    <w:rPr>
      <w:rFonts w:asciiTheme="majorHAnsi" w:eastAsiaTheme="majorEastAsia" w:hAnsiTheme="majorHAnsi" w:cstheme="majorBidi"/>
      <w:b/>
      <w:bCs/>
      <w:color w:val="000000" w:themeColor="text1"/>
      <w:sz w:val="36"/>
      <w:szCs w:val="36"/>
    </w:rPr>
  </w:style>
  <w:style w:type="paragraph" w:customStyle="1" w:styleId="Authors">
    <w:name w:val="Authors"/>
    <w:next w:val="Normal"/>
    <w:qFormat/>
    <w:rsid w:val="00997809"/>
    <w:pPr>
      <w:keepNext/>
      <w:keepLines/>
      <w:spacing w:after="200" w:line="240" w:lineRule="auto"/>
      <w:jc w:val="center"/>
    </w:pPr>
    <w:rPr>
      <w:sz w:val="24"/>
      <w:szCs w:val="24"/>
    </w:rPr>
  </w:style>
  <w:style w:type="paragraph" w:styleId="Date">
    <w:name w:val="Date"/>
    <w:next w:val="Normal"/>
    <w:link w:val="DateChar"/>
    <w:qFormat/>
    <w:rsid w:val="00997809"/>
    <w:pPr>
      <w:keepNext/>
      <w:keepLines/>
      <w:spacing w:after="200" w:line="240" w:lineRule="auto"/>
      <w:jc w:val="center"/>
    </w:pPr>
    <w:rPr>
      <w:sz w:val="24"/>
      <w:szCs w:val="24"/>
    </w:rPr>
  </w:style>
  <w:style w:type="character" w:customStyle="1" w:styleId="DateChar">
    <w:name w:val="Date Char"/>
    <w:basedOn w:val="DefaultParagraphFont"/>
    <w:link w:val="Date"/>
    <w:rsid w:val="00997809"/>
    <w:rPr>
      <w:sz w:val="24"/>
      <w:szCs w:val="24"/>
    </w:rPr>
  </w:style>
  <w:style w:type="paragraph" w:customStyle="1" w:styleId="BlockQuote">
    <w:name w:val="Block Quote"/>
    <w:basedOn w:val="Normal"/>
    <w:next w:val="Normal"/>
    <w:uiPriority w:val="9"/>
    <w:unhideWhenUsed/>
    <w:qFormat/>
    <w:rsid w:val="00997809"/>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997809"/>
  </w:style>
  <w:style w:type="character" w:customStyle="1" w:styleId="FootnoteTextChar">
    <w:name w:val="Footnote Text Char"/>
    <w:basedOn w:val="DefaultParagraphFont"/>
    <w:link w:val="FootnoteText"/>
    <w:uiPriority w:val="9"/>
    <w:rsid w:val="00997809"/>
    <w:rPr>
      <w:rFonts w:ascii="Times New Roman" w:hAnsi="Times New Roman" w:cs="Times New Roman"/>
      <w:sz w:val="24"/>
      <w:szCs w:val="24"/>
    </w:rPr>
  </w:style>
  <w:style w:type="paragraph" w:customStyle="1" w:styleId="DefinitionTerm">
    <w:name w:val="Definition Term"/>
    <w:basedOn w:val="Normal"/>
    <w:next w:val="Definition"/>
    <w:rsid w:val="00997809"/>
    <w:pPr>
      <w:keepNext/>
      <w:keepLines/>
      <w:spacing w:after="0"/>
    </w:pPr>
    <w:rPr>
      <w:b/>
    </w:rPr>
  </w:style>
  <w:style w:type="paragraph" w:customStyle="1" w:styleId="Definition">
    <w:name w:val="Definition"/>
    <w:basedOn w:val="Normal"/>
    <w:rsid w:val="00997809"/>
  </w:style>
  <w:style w:type="paragraph" w:styleId="BodyText">
    <w:name w:val="Body Text"/>
    <w:basedOn w:val="Normal"/>
    <w:link w:val="BodyTextChar1"/>
    <w:rsid w:val="00997809"/>
    <w:pPr>
      <w:spacing w:after="120"/>
    </w:pPr>
  </w:style>
  <w:style w:type="character" w:customStyle="1" w:styleId="BodyTextChar1">
    <w:name w:val="Body Text Char1"/>
    <w:basedOn w:val="DefaultParagraphFont"/>
    <w:link w:val="BodyText"/>
    <w:rsid w:val="00997809"/>
    <w:rPr>
      <w:rFonts w:ascii="Times New Roman" w:hAnsi="Times New Roman" w:cs="Times New Roman"/>
      <w:sz w:val="24"/>
      <w:szCs w:val="24"/>
    </w:rPr>
  </w:style>
  <w:style w:type="character" w:customStyle="1" w:styleId="BodyTextChar">
    <w:name w:val="Body Text Char"/>
    <w:basedOn w:val="DefaultParagraphFont"/>
    <w:link w:val="ImageCaption"/>
    <w:rsid w:val="00997809"/>
    <w:rPr>
      <w:rFonts w:ascii="Times New Roman" w:hAnsi="Times New Roman" w:cs="Times New Roman"/>
      <w:sz w:val="24"/>
      <w:szCs w:val="24"/>
    </w:rPr>
  </w:style>
  <w:style w:type="paragraph" w:customStyle="1" w:styleId="ImageCaption">
    <w:name w:val="Image Caption"/>
    <w:basedOn w:val="Normal"/>
    <w:link w:val="BodyTextChar"/>
    <w:rsid w:val="00997809"/>
    <w:pPr>
      <w:spacing w:before="0" w:after="120"/>
    </w:pPr>
  </w:style>
  <w:style w:type="paragraph" w:customStyle="1" w:styleId="TableCaption">
    <w:name w:val="Table Caption"/>
    <w:basedOn w:val="Normal"/>
    <w:rsid w:val="00997809"/>
    <w:pPr>
      <w:spacing w:before="0" w:after="120"/>
    </w:pPr>
    <w:rPr>
      <w:i/>
    </w:rPr>
  </w:style>
  <w:style w:type="character" w:customStyle="1" w:styleId="VerbatimChar">
    <w:name w:val="Verbatim Char"/>
    <w:basedOn w:val="BodyTextChar"/>
    <w:link w:val="SourceCode"/>
    <w:rsid w:val="00997809"/>
    <w:rPr>
      <w:rFonts w:ascii="Consolas" w:hAnsi="Consolas" w:cs="Times New Roman"/>
      <w:sz w:val="24"/>
      <w:szCs w:val="24"/>
      <w:shd w:val="clear" w:color="auto" w:fill="F8F8F8"/>
    </w:rPr>
  </w:style>
  <w:style w:type="paragraph" w:customStyle="1" w:styleId="SourceCode">
    <w:name w:val="Source Code"/>
    <w:basedOn w:val="Normal"/>
    <w:link w:val="VerbatimChar"/>
    <w:rsid w:val="00997809"/>
    <w:pPr>
      <w:shd w:val="clear" w:color="auto" w:fill="F8F8F8"/>
      <w:wordWrap w:val="0"/>
    </w:pPr>
    <w:rPr>
      <w:rFonts w:ascii="Consolas" w:hAnsi="Consolas"/>
    </w:rPr>
  </w:style>
  <w:style w:type="character" w:customStyle="1" w:styleId="FootnoteRef">
    <w:name w:val="Footnote Ref"/>
    <w:basedOn w:val="BodyTextChar"/>
    <w:rsid w:val="00997809"/>
    <w:rPr>
      <w:rFonts w:ascii="Times New Roman" w:hAnsi="Times New Roman" w:cs="Times New Roman"/>
      <w:sz w:val="24"/>
      <w:szCs w:val="24"/>
      <w:vertAlign w:val="superscript"/>
    </w:rPr>
  </w:style>
  <w:style w:type="character" w:customStyle="1" w:styleId="Link">
    <w:name w:val="Link"/>
    <w:basedOn w:val="BodyTextChar"/>
    <w:rsid w:val="00997809"/>
    <w:rPr>
      <w:rFonts w:ascii="Times New Roman" w:hAnsi="Times New Roman" w:cs="Times New Roman"/>
      <w:color w:val="5B9BD5" w:themeColor="accent1"/>
      <w:sz w:val="24"/>
      <w:szCs w:val="24"/>
    </w:rPr>
  </w:style>
  <w:style w:type="character" w:customStyle="1" w:styleId="KeywordTok">
    <w:name w:val="KeywordTok"/>
    <w:basedOn w:val="VerbatimChar"/>
    <w:rsid w:val="00997809"/>
    <w:rPr>
      <w:rFonts w:ascii="Consolas" w:hAnsi="Consolas" w:cs="Times New Roman"/>
      <w:b/>
      <w:color w:val="204A87"/>
      <w:sz w:val="24"/>
      <w:szCs w:val="24"/>
      <w:shd w:val="clear" w:color="auto" w:fill="F8F8F8"/>
    </w:rPr>
  </w:style>
  <w:style w:type="character" w:customStyle="1" w:styleId="DataTypeTok">
    <w:name w:val="DataTypeTok"/>
    <w:basedOn w:val="VerbatimChar"/>
    <w:rsid w:val="00997809"/>
    <w:rPr>
      <w:rFonts w:ascii="Consolas" w:hAnsi="Consolas" w:cs="Times New Roman"/>
      <w:color w:val="204A87"/>
      <w:sz w:val="24"/>
      <w:szCs w:val="24"/>
      <w:shd w:val="clear" w:color="auto" w:fill="F8F8F8"/>
    </w:rPr>
  </w:style>
  <w:style w:type="character" w:customStyle="1" w:styleId="DecValTok">
    <w:name w:val="DecValTok"/>
    <w:basedOn w:val="VerbatimChar"/>
    <w:rsid w:val="00997809"/>
    <w:rPr>
      <w:rFonts w:ascii="Consolas" w:hAnsi="Consolas" w:cs="Times New Roman"/>
      <w:color w:val="0000CF"/>
      <w:sz w:val="24"/>
      <w:szCs w:val="24"/>
      <w:shd w:val="clear" w:color="auto" w:fill="F8F8F8"/>
    </w:rPr>
  </w:style>
  <w:style w:type="character" w:customStyle="1" w:styleId="BaseNTok">
    <w:name w:val="BaseNTok"/>
    <w:basedOn w:val="VerbatimChar"/>
    <w:rsid w:val="00997809"/>
    <w:rPr>
      <w:rFonts w:ascii="Consolas" w:hAnsi="Consolas" w:cs="Times New Roman"/>
      <w:color w:val="0000CF"/>
      <w:sz w:val="24"/>
      <w:szCs w:val="24"/>
      <w:shd w:val="clear" w:color="auto" w:fill="F8F8F8"/>
    </w:rPr>
  </w:style>
  <w:style w:type="character" w:customStyle="1" w:styleId="FloatTok">
    <w:name w:val="FloatTok"/>
    <w:basedOn w:val="VerbatimChar"/>
    <w:rsid w:val="00997809"/>
    <w:rPr>
      <w:rFonts w:ascii="Consolas" w:hAnsi="Consolas" w:cs="Times New Roman"/>
      <w:color w:val="0000CF"/>
      <w:sz w:val="24"/>
      <w:szCs w:val="24"/>
      <w:shd w:val="clear" w:color="auto" w:fill="F8F8F8"/>
    </w:rPr>
  </w:style>
  <w:style w:type="character" w:customStyle="1" w:styleId="CharTok">
    <w:name w:val="CharTok"/>
    <w:basedOn w:val="VerbatimChar"/>
    <w:rsid w:val="00997809"/>
    <w:rPr>
      <w:rFonts w:ascii="Consolas" w:hAnsi="Consolas" w:cs="Times New Roman"/>
      <w:color w:val="4E9A06"/>
      <w:sz w:val="24"/>
      <w:szCs w:val="24"/>
      <w:shd w:val="clear" w:color="auto" w:fill="F8F8F8"/>
    </w:rPr>
  </w:style>
  <w:style w:type="character" w:customStyle="1" w:styleId="StringTok">
    <w:name w:val="StringTok"/>
    <w:basedOn w:val="VerbatimChar"/>
    <w:rsid w:val="00997809"/>
    <w:rPr>
      <w:rFonts w:ascii="Consolas" w:hAnsi="Consolas" w:cs="Times New Roman"/>
      <w:color w:val="4E9A06"/>
      <w:sz w:val="24"/>
      <w:szCs w:val="24"/>
      <w:shd w:val="clear" w:color="auto" w:fill="F8F8F8"/>
    </w:rPr>
  </w:style>
  <w:style w:type="character" w:customStyle="1" w:styleId="CommentTok">
    <w:name w:val="CommentTok"/>
    <w:basedOn w:val="VerbatimChar"/>
    <w:rsid w:val="00997809"/>
    <w:rPr>
      <w:rFonts w:ascii="Consolas" w:hAnsi="Consolas" w:cs="Times New Roman"/>
      <w:i/>
      <w:color w:val="8F5902"/>
      <w:sz w:val="24"/>
      <w:szCs w:val="24"/>
      <w:shd w:val="clear" w:color="auto" w:fill="F8F8F8"/>
    </w:rPr>
  </w:style>
  <w:style w:type="character" w:customStyle="1" w:styleId="OtherTok">
    <w:name w:val="OtherTok"/>
    <w:basedOn w:val="VerbatimChar"/>
    <w:rsid w:val="00997809"/>
    <w:rPr>
      <w:rFonts w:ascii="Consolas" w:hAnsi="Consolas" w:cs="Times New Roman"/>
      <w:color w:val="8F5902"/>
      <w:sz w:val="24"/>
      <w:szCs w:val="24"/>
      <w:shd w:val="clear" w:color="auto" w:fill="F8F8F8"/>
    </w:rPr>
  </w:style>
  <w:style w:type="character" w:customStyle="1" w:styleId="AlertTok">
    <w:name w:val="AlertTok"/>
    <w:basedOn w:val="VerbatimChar"/>
    <w:rsid w:val="00997809"/>
    <w:rPr>
      <w:rFonts w:ascii="Consolas" w:hAnsi="Consolas" w:cs="Times New Roman"/>
      <w:color w:val="EF2929"/>
      <w:sz w:val="24"/>
      <w:szCs w:val="24"/>
      <w:shd w:val="clear" w:color="auto" w:fill="F8F8F8"/>
    </w:rPr>
  </w:style>
  <w:style w:type="character" w:customStyle="1" w:styleId="FunctionTok">
    <w:name w:val="FunctionTok"/>
    <w:basedOn w:val="VerbatimChar"/>
    <w:rsid w:val="00997809"/>
    <w:rPr>
      <w:rFonts w:ascii="Consolas" w:hAnsi="Consolas" w:cs="Times New Roman"/>
      <w:color w:val="000000"/>
      <w:sz w:val="24"/>
      <w:szCs w:val="24"/>
      <w:shd w:val="clear" w:color="auto" w:fill="F8F8F8"/>
    </w:rPr>
  </w:style>
  <w:style w:type="character" w:customStyle="1" w:styleId="RegionMarkerTok">
    <w:name w:val="RegionMarkerTok"/>
    <w:basedOn w:val="VerbatimChar"/>
    <w:rsid w:val="00997809"/>
    <w:rPr>
      <w:rFonts w:ascii="Consolas" w:hAnsi="Consolas" w:cs="Times New Roman"/>
      <w:sz w:val="24"/>
      <w:szCs w:val="24"/>
      <w:shd w:val="clear" w:color="auto" w:fill="F8F8F8"/>
    </w:rPr>
  </w:style>
  <w:style w:type="character" w:customStyle="1" w:styleId="ErrorTok">
    <w:name w:val="ErrorTok"/>
    <w:basedOn w:val="VerbatimChar"/>
    <w:rsid w:val="00997809"/>
    <w:rPr>
      <w:rFonts w:ascii="Consolas" w:hAnsi="Consolas" w:cs="Times New Roman"/>
      <w:b/>
      <w:sz w:val="24"/>
      <w:szCs w:val="24"/>
      <w:shd w:val="clear" w:color="auto" w:fill="F8F8F8"/>
    </w:rPr>
  </w:style>
  <w:style w:type="character" w:customStyle="1" w:styleId="NormalTok">
    <w:name w:val="NormalTok"/>
    <w:basedOn w:val="VerbatimChar"/>
    <w:rsid w:val="00997809"/>
    <w:rPr>
      <w:rFonts w:ascii="Consolas" w:hAnsi="Consolas" w:cs="Times New Roman"/>
      <w:sz w:val="24"/>
      <w:szCs w:val="24"/>
      <w:shd w:val="clear" w:color="auto" w:fill="F8F8F8"/>
    </w:rPr>
  </w:style>
  <w:style w:type="paragraph" w:styleId="NormalWeb">
    <w:name w:val="Normal (Web)"/>
    <w:basedOn w:val="Normal"/>
    <w:uiPriority w:val="99"/>
    <w:unhideWhenUsed/>
    <w:rsid w:val="00997809"/>
    <w:pPr>
      <w:spacing w:before="100" w:beforeAutospacing="1" w:after="100" w:afterAutospacing="1"/>
    </w:pPr>
    <w:rPr>
      <w:rFonts w:eastAsiaTheme="minorEastAsia"/>
    </w:rPr>
  </w:style>
  <w:style w:type="paragraph" w:styleId="ListParagraph">
    <w:name w:val="List Paragraph"/>
    <w:basedOn w:val="Normal"/>
    <w:rsid w:val="00997809"/>
    <w:pPr>
      <w:ind w:left="720"/>
    </w:pPr>
  </w:style>
  <w:style w:type="character" w:styleId="Hyperlink">
    <w:name w:val="Hyperlink"/>
    <w:basedOn w:val="DefaultParagraphFont"/>
    <w:uiPriority w:val="99"/>
    <w:unhideWhenUsed/>
    <w:rsid w:val="00997809"/>
    <w:rPr>
      <w:color w:val="0000FF"/>
      <w:u w:val="single"/>
    </w:rPr>
  </w:style>
  <w:style w:type="paragraph" w:styleId="Header">
    <w:name w:val="header"/>
    <w:basedOn w:val="Normal"/>
    <w:link w:val="HeaderChar"/>
    <w:unhideWhenUsed/>
    <w:rsid w:val="00997809"/>
    <w:pPr>
      <w:tabs>
        <w:tab w:val="center" w:pos="4680"/>
        <w:tab w:val="right" w:pos="9360"/>
      </w:tabs>
      <w:spacing w:before="0" w:after="0"/>
    </w:pPr>
  </w:style>
  <w:style w:type="character" w:customStyle="1" w:styleId="HeaderChar">
    <w:name w:val="Header Char"/>
    <w:basedOn w:val="DefaultParagraphFont"/>
    <w:link w:val="Header"/>
    <w:rsid w:val="00997809"/>
    <w:rPr>
      <w:rFonts w:ascii="Times New Roman" w:hAnsi="Times New Roman" w:cs="Times New Roman"/>
      <w:sz w:val="24"/>
      <w:szCs w:val="24"/>
    </w:rPr>
  </w:style>
  <w:style w:type="paragraph" w:styleId="Footer">
    <w:name w:val="footer"/>
    <w:basedOn w:val="Normal"/>
    <w:link w:val="FooterChar"/>
    <w:unhideWhenUsed/>
    <w:rsid w:val="00997809"/>
    <w:pPr>
      <w:tabs>
        <w:tab w:val="center" w:pos="4680"/>
        <w:tab w:val="right" w:pos="9360"/>
      </w:tabs>
      <w:spacing w:before="0" w:after="0"/>
    </w:pPr>
  </w:style>
  <w:style w:type="character" w:customStyle="1" w:styleId="FooterChar">
    <w:name w:val="Footer Char"/>
    <w:basedOn w:val="DefaultParagraphFont"/>
    <w:link w:val="Footer"/>
    <w:rsid w:val="00997809"/>
    <w:rPr>
      <w:rFonts w:ascii="Times New Roman" w:hAnsi="Times New Roman" w:cs="Times New Roman"/>
      <w:sz w:val="24"/>
      <w:szCs w:val="24"/>
    </w:rPr>
  </w:style>
  <w:style w:type="character" w:styleId="CommentReference">
    <w:name w:val="annotation reference"/>
    <w:basedOn w:val="DefaultParagraphFont"/>
    <w:semiHidden/>
    <w:unhideWhenUsed/>
    <w:rsid w:val="00997809"/>
    <w:rPr>
      <w:sz w:val="16"/>
      <w:szCs w:val="16"/>
    </w:rPr>
  </w:style>
  <w:style w:type="paragraph" w:styleId="CommentText">
    <w:name w:val="annotation text"/>
    <w:basedOn w:val="Normal"/>
    <w:link w:val="CommentTextChar"/>
    <w:unhideWhenUsed/>
    <w:rsid w:val="00997809"/>
    <w:rPr>
      <w:sz w:val="20"/>
      <w:szCs w:val="20"/>
    </w:rPr>
  </w:style>
  <w:style w:type="character" w:customStyle="1" w:styleId="CommentTextChar">
    <w:name w:val="Comment Text Char"/>
    <w:basedOn w:val="DefaultParagraphFont"/>
    <w:link w:val="CommentText"/>
    <w:rsid w:val="00997809"/>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97809"/>
    <w:rPr>
      <w:b/>
      <w:bCs/>
    </w:rPr>
  </w:style>
  <w:style w:type="character" w:customStyle="1" w:styleId="CommentSubjectChar">
    <w:name w:val="Comment Subject Char"/>
    <w:basedOn w:val="CommentTextChar"/>
    <w:link w:val="CommentSubject"/>
    <w:semiHidden/>
    <w:rsid w:val="00997809"/>
    <w:rPr>
      <w:rFonts w:ascii="Times New Roman" w:hAnsi="Times New Roman" w:cs="Times New Roman"/>
      <w:b/>
      <w:bCs/>
      <w:sz w:val="20"/>
      <w:szCs w:val="20"/>
    </w:rPr>
  </w:style>
  <w:style w:type="paragraph" w:styleId="BalloonText">
    <w:name w:val="Balloon Text"/>
    <w:basedOn w:val="Normal"/>
    <w:link w:val="BalloonTextChar"/>
    <w:semiHidden/>
    <w:unhideWhenUsed/>
    <w:rsid w:val="00997809"/>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997809"/>
    <w:rPr>
      <w:rFonts w:ascii="Segoe UI" w:hAnsi="Segoe UI" w:cs="Segoe UI"/>
      <w:sz w:val="18"/>
      <w:szCs w:val="18"/>
    </w:rPr>
  </w:style>
  <w:style w:type="character" w:customStyle="1" w:styleId="apple-style-span">
    <w:name w:val="apple-style-span"/>
    <w:basedOn w:val="DefaultParagraphFont"/>
    <w:rsid w:val="00997809"/>
  </w:style>
  <w:style w:type="character" w:customStyle="1" w:styleId="apple-converted-space">
    <w:name w:val="apple-converted-space"/>
    <w:basedOn w:val="DefaultParagraphFont"/>
    <w:rsid w:val="00997809"/>
  </w:style>
  <w:style w:type="character" w:customStyle="1" w:styleId="pkg">
    <w:name w:val="pkg"/>
    <w:basedOn w:val="DefaultParagraphFont"/>
    <w:rsid w:val="00997809"/>
  </w:style>
  <w:style w:type="character" w:customStyle="1" w:styleId="apple-tab-span">
    <w:name w:val="apple-tab-span"/>
    <w:basedOn w:val="DefaultParagraphFont"/>
    <w:rsid w:val="00997809"/>
  </w:style>
  <w:style w:type="character" w:styleId="LineNumber">
    <w:name w:val="line number"/>
    <w:basedOn w:val="DefaultParagraphFont"/>
    <w:semiHidden/>
    <w:unhideWhenUsed/>
    <w:rsid w:val="00997809"/>
  </w:style>
  <w:style w:type="table" w:customStyle="1" w:styleId="PlainTable21">
    <w:name w:val="Plain Table 21"/>
    <w:basedOn w:val="TableNormal"/>
    <w:uiPriority w:val="42"/>
    <w:rsid w:val="009978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DocumentMapChar">
    <w:name w:val="Document Map Char"/>
    <w:basedOn w:val="DefaultParagraphFont"/>
    <w:link w:val="DocumentMap"/>
    <w:uiPriority w:val="99"/>
    <w:semiHidden/>
    <w:rsid w:val="00997809"/>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997809"/>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765440">
      <w:bodyDiv w:val="1"/>
      <w:marLeft w:val="0"/>
      <w:marRight w:val="0"/>
      <w:marTop w:val="0"/>
      <w:marBottom w:val="0"/>
      <w:divBdr>
        <w:top w:val="none" w:sz="0" w:space="0" w:color="auto"/>
        <w:left w:val="none" w:sz="0" w:space="0" w:color="auto"/>
        <w:bottom w:val="none" w:sz="0" w:space="0" w:color="auto"/>
        <w:right w:val="none" w:sz="0" w:space="0" w:color="auto"/>
      </w:divBdr>
      <w:divsChild>
        <w:div w:id="599220162">
          <w:marLeft w:val="0"/>
          <w:marRight w:val="0"/>
          <w:marTop w:val="0"/>
          <w:marBottom w:val="0"/>
          <w:divBdr>
            <w:top w:val="none" w:sz="0" w:space="0" w:color="auto"/>
            <w:left w:val="none" w:sz="0" w:space="0" w:color="auto"/>
            <w:bottom w:val="none" w:sz="0" w:space="0" w:color="auto"/>
            <w:right w:val="none" w:sz="0" w:space="0" w:color="auto"/>
          </w:divBdr>
        </w:div>
      </w:divsChild>
    </w:div>
    <w:div w:id="1480264762">
      <w:bodyDiv w:val="1"/>
      <w:marLeft w:val="0"/>
      <w:marRight w:val="0"/>
      <w:marTop w:val="0"/>
      <w:marBottom w:val="0"/>
      <w:divBdr>
        <w:top w:val="none" w:sz="0" w:space="0" w:color="auto"/>
        <w:left w:val="none" w:sz="0" w:space="0" w:color="auto"/>
        <w:bottom w:val="none" w:sz="0" w:space="0" w:color="auto"/>
        <w:right w:val="none" w:sz="0" w:space="0" w:color="auto"/>
      </w:divBdr>
      <w:divsChild>
        <w:div w:id="1552031725">
          <w:marLeft w:val="0"/>
          <w:marRight w:val="0"/>
          <w:marTop w:val="0"/>
          <w:marBottom w:val="0"/>
          <w:divBdr>
            <w:top w:val="none" w:sz="0" w:space="0" w:color="auto"/>
            <w:left w:val="none" w:sz="0" w:space="0" w:color="auto"/>
            <w:bottom w:val="none" w:sz="0" w:space="0" w:color="auto"/>
            <w:right w:val="none" w:sz="0" w:space="0" w:color="auto"/>
          </w:divBdr>
        </w:div>
      </w:divsChild>
    </w:div>
    <w:div w:id="1566137285">
      <w:bodyDiv w:val="1"/>
      <w:marLeft w:val="0"/>
      <w:marRight w:val="0"/>
      <w:marTop w:val="0"/>
      <w:marBottom w:val="0"/>
      <w:divBdr>
        <w:top w:val="none" w:sz="0" w:space="0" w:color="auto"/>
        <w:left w:val="none" w:sz="0" w:space="0" w:color="auto"/>
        <w:bottom w:val="none" w:sz="0" w:space="0" w:color="auto"/>
        <w:right w:val="none" w:sz="0" w:space="0" w:color="auto"/>
      </w:divBdr>
      <w:divsChild>
        <w:div w:id="148140106">
          <w:marLeft w:val="0"/>
          <w:marRight w:val="0"/>
          <w:marTop w:val="0"/>
          <w:marBottom w:val="0"/>
          <w:divBdr>
            <w:top w:val="none" w:sz="0" w:space="0" w:color="auto"/>
            <w:left w:val="none" w:sz="0" w:space="0" w:color="auto"/>
            <w:bottom w:val="none" w:sz="0" w:space="0" w:color="auto"/>
            <w:right w:val="none" w:sz="0" w:space="0" w:color="auto"/>
          </w:divBdr>
        </w:div>
      </w:divsChild>
    </w:div>
    <w:div w:id="1901820658">
      <w:bodyDiv w:val="1"/>
      <w:marLeft w:val="0"/>
      <w:marRight w:val="0"/>
      <w:marTop w:val="0"/>
      <w:marBottom w:val="0"/>
      <w:divBdr>
        <w:top w:val="none" w:sz="0" w:space="0" w:color="auto"/>
        <w:left w:val="none" w:sz="0" w:space="0" w:color="auto"/>
        <w:bottom w:val="none" w:sz="0" w:space="0" w:color="auto"/>
        <w:right w:val="none" w:sz="0" w:space="0" w:color="auto"/>
      </w:divBdr>
      <w:divsChild>
        <w:div w:id="1634169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therine.Graham@stonybrook.edu"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benjamin.weinstein@stonybrook.edu"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bw4sz.github.io/NetworkPredi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7EC1D-929D-4CDB-84E1-B356FED49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49813</Words>
  <Characters>283936</Characters>
  <Application>Microsoft Office Word</Application>
  <DocSecurity>0</DocSecurity>
  <Lines>2366</Lines>
  <Paragraphs>666</Paragraphs>
  <ScaleCrop>false</ScaleCrop>
  <HeadingPairs>
    <vt:vector size="2" baseType="variant">
      <vt:variant>
        <vt:lpstr>Title</vt:lpstr>
      </vt:variant>
      <vt:variant>
        <vt:i4>1</vt:i4>
      </vt:variant>
    </vt:vector>
  </HeadingPairs>
  <TitlesOfParts>
    <vt:vector size="1" baseType="lpstr">
      <vt:lpstr/>
    </vt:vector>
  </TitlesOfParts>
  <Company>WSL Birmensdorf</Company>
  <LinksUpToDate>false</LinksUpToDate>
  <CharactersWithSpaces>333083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Weinstein</dc:creator>
  <cp:lastModifiedBy>Catherine Graham</cp:lastModifiedBy>
  <cp:revision>2</cp:revision>
  <dcterms:created xsi:type="dcterms:W3CDTF">2016-12-06T10:27:00Z</dcterms:created>
  <dcterms:modified xsi:type="dcterms:W3CDTF">2016-12-06T10:27:00Z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401d5318-5831-3da4-a45b-a4ab76f0141b</vt:lpwstr>
  </property>
  <property fmtid="{D5CDD505-2E9C-101B-9397-08002B2CF9AE}" pid="4" name="Mendeley Citation Style_1">
    <vt:lpwstr>http://www.zotero.org/styles/journal-of-animal-ecology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http://www.zotero.org/styles/conservation-biology</vt:lpwstr>
  </property>
  <property fmtid="{D5CDD505-2E9C-101B-9397-08002B2CF9AE}" pid="8" name="Mendeley Recent Style Name 1_1">
    <vt:lpwstr>Conservation Biology</vt:lpwstr>
  </property>
  <property fmtid="{D5CDD505-2E9C-101B-9397-08002B2CF9AE}" pid="9" name="Mendeley Recent Style Id 2_1">
    <vt:lpwstr>http://www.zotero.org/styles/ecology-letters</vt:lpwstr>
  </property>
  <property fmtid="{D5CDD505-2E9C-101B-9397-08002B2CF9AE}" pid="10" name="Mendeley Recent Style Name 2_1">
    <vt:lpwstr>Ecology Letters</vt:lpwstr>
  </property>
  <property fmtid="{D5CDD505-2E9C-101B-9397-08002B2CF9AE}" pid="11" name="Mendeley Recent Style Id 3_1">
    <vt:lpwstr>http://www.zotero.org/styles/functional-ecology</vt:lpwstr>
  </property>
  <property fmtid="{D5CDD505-2E9C-101B-9397-08002B2CF9AE}" pid="12" name="Mendeley Recent Style Name 3_1">
    <vt:lpwstr>Functional Ecology</vt:lpwstr>
  </property>
  <property fmtid="{D5CDD505-2E9C-101B-9397-08002B2CF9AE}" pid="13" name="Mendeley Recent Style Id 4_1">
    <vt:lpwstr>http://www.zotero.org/styles/global-ecology-and-biogeography</vt:lpwstr>
  </property>
  <property fmtid="{D5CDD505-2E9C-101B-9397-08002B2CF9AE}" pid="14" name="Mendeley Recent Style Name 4_1">
    <vt:lpwstr>Global Ecology and Biogeography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http://www.zotero.org/styles/journal-of-animal-ecology</vt:lpwstr>
  </property>
  <property fmtid="{D5CDD505-2E9C-101B-9397-08002B2CF9AE}" pid="20" name="Mendeley Recent Style Name 7_1">
    <vt:lpwstr>Journal of Animal Ecology</vt:lpwstr>
  </property>
  <property fmtid="{D5CDD505-2E9C-101B-9397-08002B2CF9AE}" pid="21" name="Mendeley Recent Style Id 8_1">
    <vt:lpwstr>http://www.zotero.org/styles/methods-in-ecology-and-evolution</vt:lpwstr>
  </property>
  <property fmtid="{D5CDD505-2E9C-101B-9397-08002B2CF9AE}" pid="22" name="Mendeley Recent Style Name 8_1">
    <vt:lpwstr>Methods in Ecology and Evolution</vt:lpwstr>
  </property>
  <property fmtid="{D5CDD505-2E9C-101B-9397-08002B2CF9AE}" pid="23" name="Mendeley Recent Style Id 9_1">
    <vt:lpwstr>http://www.zotero.org/styles/oikos</vt:lpwstr>
  </property>
  <property fmtid="{D5CDD505-2E9C-101B-9397-08002B2CF9AE}" pid="24" name="Mendeley Recent Style Name 9_1">
    <vt:lpwstr>Oikos</vt:lpwstr>
  </property>
</Properties>
</file>